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E7A8FB" w14:textId="77777777" w:rsidR="00753FF1" w:rsidRPr="0046332E" w:rsidRDefault="00753FF1" w:rsidP="007A12EC">
      <w:pPr>
        <w:widowControl w:val="0"/>
        <w:tabs>
          <w:tab w:val="left" w:pos="986"/>
          <w:tab w:val="left" w:pos="1305"/>
          <w:tab w:val="center" w:pos="5912"/>
          <w:tab w:val="right" w:leader="dot" w:pos="10608"/>
        </w:tabs>
        <w:spacing w:before="36" w:after="0" w:line="240" w:lineRule="auto"/>
        <w:jc w:val="center"/>
        <w:rPr>
          <w:rFonts w:ascii="Franklin Gothic Book" w:eastAsia="Calibri" w:hAnsi="Franklin Gothic Book" w:cs="Times New Roman"/>
          <w:b/>
          <w:bCs/>
          <w:i/>
          <w:color w:val="FF0000"/>
          <w:sz w:val="28"/>
          <w:rPrChange w:id="0" w:author="Rohitashva Pandey (MFG)" w:date="2019-01-17T15:01:00Z">
            <w:rPr>
              <w:rFonts w:ascii="Calibri" w:eastAsia="Calibri" w:hAnsi="Calibri" w:cs="Times New Roman"/>
              <w:b/>
              <w:bCs/>
              <w:i/>
              <w:color w:val="FF0000"/>
              <w:sz w:val="28"/>
            </w:rPr>
          </w:rPrChange>
        </w:rPr>
      </w:pPr>
    </w:p>
    <w:p w14:paraId="064A8672" w14:textId="21BE59E3" w:rsidR="00753FF1" w:rsidRPr="0046332E" w:rsidRDefault="007562CC" w:rsidP="007A12EC">
      <w:pPr>
        <w:widowControl w:val="0"/>
        <w:tabs>
          <w:tab w:val="left" w:pos="986"/>
          <w:tab w:val="left" w:pos="1305"/>
          <w:tab w:val="center" w:pos="5912"/>
          <w:tab w:val="right" w:leader="dot" w:pos="10608"/>
        </w:tabs>
        <w:spacing w:before="36" w:after="0" w:line="240" w:lineRule="auto"/>
        <w:jc w:val="center"/>
        <w:rPr>
          <w:rFonts w:ascii="Franklin Gothic Book" w:eastAsia="Calibri" w:hAnsi="Franklin Gothic Book" w:cs="Times New Roman"/>
          <w:b/>
          <w:bCs/>
          <w:i/>
          <w:color w:val="FF0000"/>
          <w:sz w:val="28"/>
          <w:rPrChange w:id="1" w:author="Rohitashva Pandey (MFG)" w:date="2019-01-17T15:01:00Z">
            <w:rPr>
              <w:rFonts w:ascii="Calibri" w:eastAsia="Calibri" w:hAnsi="Calibri" w:cs="Times New Roman"/>
              <w:b/>
              <w:bCs/>
              <w:i/>
              <w:color w:val="FF0000"/>
              <w:sz w:val="28"/>
            </w:rPr>
          </w:rPrChange>
        </w:rPr>
      </w:pPr>
      <w:r w:rsidRPr="0046332E">
        <w:rPr>
          <w:rFonts w:ascii="Franklin Gothic Book" w:eastAsia="Calibri" w:hAnsi="Franklin Gothic Book" w:cs="Times New Roman"/>
          <w:b/>
          <w:bCs/>
          <w:i/>
          <w:color w:val="FF0000"/>
          <w:sz w:val="28"/>
          <w:rPrChange w:id="2" w:author="Rohitashva Pandey (MFG)" w:date="2019-01-17T15:01:00Z">
            <w:rPr>
              <w:rFonts w:ascii="Calibri" w:eastAsia="Calibri" w:hAnsi="Calibri" w:cs="Times New Roman"/>
              <w:b/>
              <w:bCs/>
              <w:i/>
              <w:color w:val="FF0000"/>
              <w:sz w:val="28"/>
            </w:rPr>
          </w:rPrChange>
        </w:rPr>
        <w:t>GitHub Business Cloud Implementation</w:t>
      </w:r>
    </w:p>
    <w:p w14:paraId="32BB89E1" w14:textId="74146E0C" w:rsidR="007A12EC" w:rsidRPr="0046332E" w:rsidRDefault="00341365" w:rsidP="007A12EC">
      <w:pPr>
        <w:widowControl w:val="0"/>
        <w:tabs>
          <w:tab w:val="left" w:pos="986"/>
          <w:tab w:val="left" w:pos="1305"/>
          <w:tab w:val="center" w:pos="5912"/>
          <w:tab w:val="right" w:leader="dot" w:pos="10608"/>
        </w:tabs>
        <w:spacing w:before="36" w:after="0" w:line="240" w:lineRule="auto"/>
        <w:jc w:val="center"/>
        <w:rPr>
          <w:rFonts w:ascii="Franklin Gothic Book" w:hAnsi="Franklin Gothic Book"/>
          <w:rPrChange w:id="3" w:author="Rohitashva Pandey (MFG)" w:date="2019-01-17T15:01:00Z">
            <w:rPr/>
          </w:rPrChange>
        </w:rPr>
      </w:pPr>
      <w:r w:rsidRPr="0046332E">
        <w:rPr>
          <w:rFonts w:ascii="Franklin Gothic Book" w:eastAsia="Calibri" w:hAnsi="Franklin Gothic Book" w:cs="Times New Roman"/>
          <w:b/>
          <w:bCs/>
          <w:i/>
          <w:color w:val="FF0000"/>
          <w:sz w:val="28"/>
          <w:rPrChange w:id="4" w:author="Rohitashva Pandey (MFG)" w:date="2019-01-17T15:01:00Z">
            <w:rPr>
              <w:rFonts w:ascii="Calibri" w:eastAsia="Calibri" w:hAnsi="Calibri" w:cs="Times New Roman"/>
              <w:b/>
              <w:bCs/>
              <w:i/>
              <w:color w:val="FF0000"/>
              <w:sz w:val="28"/>
            </w:rPr>
          </w:rPrChange>
        </w:rPr>
        <w:t>Table of Contents</w:t>
      </w:r>
    </w:p>
    <w:p w14:paraId="27AFCF0C" w14:textId="0A1F8FEC" w:rsidR="002944FF" w:rsidRPr="0046332E" w:rsidRDefault="002944FF" w:rsidP="00576F6F">
      <w:pPr>
        <w:suppressLineNumbers/>
        <w:rPr>
          <w:rFonts w:ascii="Franklin Gothic Book" w:hAnsi="Franklin Gothic Book"/>
          <w:rPrChange w:id="5" w:author="Rohitashva Pandey (MFG)" w:date="2019-01-17T15:01:00Z">
            <w:rPr/>
          </w:rPrChange>
        </w:rPr>
      </w:pPr>
    </w:p>
    <w:p w14:paraId="306285C6" w14:textId="14B58F63" w:rsidR="00580A80" w:rsidRDefault="00F5583D">
      <w:pPr>
        <w:pStyle w:val="TOC1"/>
        <w:rPr>
          <w:ins w:id="6" w:author="Makkineni Lokesh (MAS)" w:date="2019-09-25T15:15:00Z"/>
          <w:rFonts w:eastAsiaTheme="minorEastAsia"/>
          <w:b w:val="0"/>
          <w:caps w:val="0"/>
          <w:color w:val="auto"/>
          <w:spacing w:val="0"/>
        </w:rPr>
      </w:pPr>
      <w:r w:rsidRPr="0046332E">
        <w:rPr>
          <w:rFonts w:ascii="Franklin Gothic Book" w:eastAsiaTheme="majorEastAsia" w:hAnsi="Franklin Gothic Book" w:cstheme="majorBidi"/>
          <w:b w:val="0"/>
          <w:caps w:val="0"/>
          <w:color w:val="2E74B5" w:themeColor="accent1" w:themeShade="BF"/>
          <w:sz w:val="32"/>
          <w:szCs w:val="32"/>
          <w:rPrChange w:id="7" w:author="Rohitashva Pandey (MFG)" w:date="2019-01-17T15:01:00Z">
            <w:rPr>
              <w:rFonts w:asciiTheme="majorHAnsi" w:eastAsiaTheme="majorEastAsia" w:hAnsiTheme="majorHAnsi" w:cstheme="majorBidi"/>
              <w:b w:val="0"/>
              <w:caps w:val="0"/>
              <w:color w:val="2E74B5" w:themeColor="accent1" w:themeShade="BF"/>
              <w:sz w:val="32"/>
              <w:szCs w:val="32"/>
            </w:rPr>
          </w:rPrChange>
        </w:rPr>
        <w:fldChar w:fldCharType="begin"/>
      </w:r>
      <w:r w:rsidRPr="0046332E">
        <w:rPr>
          <w:rFonts w:ascii="Franklin Gothic Book" w:eastAsiaTheme="majorEastAsia" w:hAnsi="Franklin Gothic Book" w:cstheme="majorBidi"/>
          <w:b w:val="0"/>
          <w:caps w:val="0"/>
          <w:color w:val="2E74B5" w:themeColor="accent1" w:themeShade="BF"/>
          <w:sz w:val="32"/>
          <w:szCs w:val="32"/>
          <w:rPrChange w:id="8" w:author="Rohitashva Pandey (MFG)" w:date="2019-01-17T15:01:00Z">
            <w:rPr>
              <w:rFonts w:asciiTheme="majorHAnsi" w:eastAsiaTheme="majorEastAsia" w:hAnsiTheme="majorHAnsi" w:cstheme="majorBidi"/>
              <w:b w:val="0"/>
              <w:caps w:val="0"/>
              <w:color w:val="2E74B5" w:themeColor="accent1" w:themeShade="BF"/>
              <w:sz w:val="32"/>
              <w:szCs w:val="32"/>
            </w:rPr>
          </w:rPrChange>
        </w:rPr>
        <w:instrText xml:space="preserve"> TOC \o "1-2" \h \z \u </w:instrText>
      </w:r>
      <w:r w:rsidRPr="0046332E">
        <w:rPr>
          <w:rFonts w:ascii="Franklin Gothic Book" w:eastAsiaTheme="majorEastAsia" w:hAnsi="Franklin Gothic Book" w:cstheme="majorBidi"/>
          <w:b w:val="0"/>
          <w:caps w:val="0"/>
          <w:color w:val="2E74B5" w:themeColor="accent1" w:themeShade="BF"/>
          <w:sz w:val="32"/>
          <w:szCs w:val="32"/>
          <w:rPrChange w:id="9" w:author="Rohitashva Pandey (MFG)" w:date="2019-01-17T15:01:00Z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</w:rPrChange>
        </w:rPr>
        <w:fldChar w:fldCharType="separate"/>
      </w:r>
      <w:ins w:id="10" w:author="Makkineni Lokesh (MAS)" w:date="2019-09-25T15:15:00Z">
        <w:r w:rsidR="00580A80" w:rsidRPr="00AC135C">
          <w:rPr>
            <w:rStyle w:val="Hyperlink"/>
          </w:rPr>
          <w:fldChar w:fldCharType="begin"/>
        </w:r>
        <w:r w:rsidR="00580A80" w:rsidRPr="00AC135C">
          <w:rPr>
            <w:rStyle w:val="Hyperlink"/>
          </w:rPr>
          <w:instrText xml:space="preserve"> </w:instrText>
        </w:r>
        <w:r w:rsidR="00580A80">
          <w:instrText>HYPERLINK \l "_Toc20316949"</w:instrText>
        </w:r>
        <w:r w:rsidR="00580A80" w:rsidRPr="00AC135C">
          <w:rPr>
            <w:rStyle w:val="Hyperlink"/>
          </w:rPr>
          <w:instrText xml:space="preserve"> </w:instrText>
        </w:r>
        <w:r w:rsidR="00580A80" w:rsidRPr="00AC135C">
          <w:rPr>
            <w:rStyle w:val="Hyperlink"/>
          </w:rPr>
        </w:r>
        <w:r w:rsidR="00580A80" w:rsidRPr="00AC135C">
          <w:rPr>
            <w:rStyle w:val="Hyperlink"/>
          </w:rPr>
          <w:fldChar w:fldCharType="separate"/>
        </w:r>
        <w:r w:rsidR="00580A80" w:rsidRPr="00AC135C">
          <w:rPr>
            <w:rStyle w:val="Hyperlink"/>
            <w:rFonts w:ascii="Franklin Gothic Book" w:hAnsi="Franklin Gothic Book"/>
          </w:rPr>
          <w:t>1.</w:t>
        </w:r>
        <w:r w:rsidR="00580A80">
          <w:rPr>
            <w:rFonts w:eastAsiaTheme="minorEastAsia"/>
            <w:b w:val="0"/>
            <w:caps w:val="0"/>
            <w:color w:val="auto"/>
            <w:spacing w:val="0"/>
          </w:rPr>
          <w:tab/>
        </w:r>
        <w:r w:rsidR="00580A80" w:rsidRPr="00AC135C">
          <w:rPr>
            <w:rStyle w:val="Hyperlink"/>
            <w:rFonts w:ascii="Franklin Gothic Book" w:hAnsi="Franklin Gothic Book"/>
          </w:rPr>
          <w:t>Document Control</w:t>
        </w:r>
        <w:r w:rsidR="00580A80">
          <w:rPr>
            <w:webHidden/>
          </w:rPr>
          <w:tab/>
        </w:r>
        <w:r w:rsidR="00580A80">
          <w:rPr>
            <w:webHidden/>
          </w:rPr>
          <w:fldChar w:fldCharType="begin"/>
        </w:r>
        <w:r w:rsidR="00580A80">
          <w:rPr>
            <w:webHidden/>
          </w:rPr>
          <w:instrText xml:space="preserve"> PAGEREF _Toc20316949 \h </w:instrText>
        </w:r>
        <w:r w:rsidR="00580A80">
          <w:rPr>
            <w:webHidden/>
          </w:rPr>
        </w:r>
      </w:ins>
      <w:r w:rsidR="00580A80">
        <w:rPr>
          <w:webHidden/>
        </w:rPr>
        <w:fldChar w:fldCharType="separate"/>
      </w:r>
      <w:ins w:id="11" w:author="Makkineni Lokesh (MAS)" w:date="2019-09-25T15:15:00Z">
        <w:r w:rsidR="00580A80">
          <w:rPr>
            <w:webHidden/>
          </w:rPr>
          <w:t>2</w:t>
        </w:r>
        <w:r w:rsidR="00580A80">
          <w:rPr>
            <w:webHidden/>
          </w:rPr>
          <w:fldChar w:fldCharType="end"/>
        </w:r>
        <w:r w:rsidR="00580A80" w:rsidRPr="00AC135C">
          <w:rPr>
            <w:rStyle w:val="Hyperlink"/>
          </w:rPr>
          <w:fldChar w:fldCharType="end"/>
        </w:r>
      </w:ins>
    </w:p>
    <w:p w14:paraId="4EB2CE60" w14:textId="302F2AAA" w:rsidR="00580A80" w:rsidRDefault="00580A80">
      <w:pPr>
        <w:pStyle w:val="TOC2"/>
        <w:tabs>
          <w:tab w:val="left" w:pos="880"/>
          <w:tab w:val="right" w:leader="dot" w:pos="9350"/>
        </w:tabs>
        <w:rPr>
          <w:ins w:id="12" w:author="Makkineni Lokesh (MAS)" w:date="2019-09-25T15:15:00Z"/>
          <w:rFonts w:eastAsiaTheme="minorEastAsia"/>
          <w:noProof/>
        </w:rPr>
      </w:pPr>
      <w:ins w:id="13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"_Toc20316950"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1.1.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Change</w:t>
        </w:r>
        <w:r w:rsidRPr="00AC135C">
          <w:rPr>
            <w:rStyle w:val="Hyperlink"/>
            <w:rFonts w:ascii="Franklin Gothic Book" w:hAnsi="Franklin Gothic Book"/>
            <w:noProof/>
            <w:spacing w:val="-4"/>
          </w:rPr>
          <w:t xml:space="preserve"> </w:t>
        </w:r>
        <w:r w:rsidRPr="00AC135C">
          <w:rPr>
            <w:rStyle w:val="Hyperlink"/>
            <w:rFonts w:ascii="Franklin Gothic Book" w:hAnsi="Franklin Gothic Book"/>
            <w:noProof/>
            <w:spacing w:val="-1"/>
          </w:rPr>
          <w:t>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_Toc20316950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14" w:author="Makkineni Lokesh (MAS)" w:date="2019-09-25T15:15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3CA423B9" w14:textId="2EA26016" w:rsidR="00580A80" w:rsidRDefault="00580A80">
      <w:pPr>
        <w:pStyle w:val="TOC2"/>
        <w:tabs>
          <w:tab w:val="left" w:pos="880"/>
          <w:tab w:val="right" w:leader="dot" w:pos="9350"/>
        </w:tabs>
        <w:rPr>
          <w:ins w:id="15" w:author="Makkineni Lokesh (MAS)" w:date="2019-09-25T15:15:00Z"/>
          <w:rFonts w:eastAsiaTheme="minorEastAsia"/>
          <w:noProof/>
        </w:rPr>
      </w:pPr>
      <w:ins w:id="16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"_Toc20316953"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1.2.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Reviewers/Approvers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_Toc20316953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17" w:author="Makkineni Lokesh (MAS)" w:date="2019-09-25T15:15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7FFB4ACB" w14:textId="134723B3" w:rsidR="00580A80" w:rsidRDefault="00580A80">
      <w:pPr>
        <w:pStyle w:val="TOC1"/>
        <w:rPr>
          <w:ins w:id="18" w:author="Makkineni Lokesh (MAS)" w:date="2019-09-25T15:15:00Z"/>
          <w:rFonts w:eastAsiaTheme="minorEastAsia"/>
          <w:b w:val="0"/>
          <w:caps w:val="0"/>
          <w:color w:val="auto"/>
          <w:spacing w:val="0"/>
        </w:rPr>
      </w:pPr>
      <w:ins w:id="19" w:author="Makkineni Lokesh (MAS)" w:date="2019-09-25T15:15:00Z">
        <w:r w:rsidRPr="00AC135C">
          <w:rPr>
            <w:rStyle w:val="Hyperlink"/>
          </w:rPr>
          <w:fldChar w:fldCharType="begin"/>
        </w:r>
        <w:r w:rsidRPr="00AC135C">
          <w:rPr>
            <w:rStyle w:val="Hyperlink"/>
          </w:rPr>
          <w:instrText xml:space="preserve"> </w:instrText>
        </w:r>
        <w:r>
          <w:instrText>HYPERLINK \l "_Toc20316954"</w:instrText>
        </w:r>
        <w:r w:rsidRPr="00AC135C">
          <w:rPr>
            <w:rStyle w:val="Hyperlink"/>
          </w:rPr>
          <w:instrText xml:space="preserve"> </w:instrText>
        </w:r>
        <w:r w:rsidRPr="00AC135C">
          <w:rPr>
            <w:rStyle w:val="Hyperlink"/>
          </w:rPr>
        </w:r>
        <w:r w:rsidRPr="00AC135C">
          <w:rPr>
            <w:rStyle w:val="Hyperlink"/>
          </w:rPr>
          <w:fldChar w:fldCharType="separate"/>
        </w:r>
        <w:r w:rsidRPr="00AC135C">
          <w:rPr>
            <w:rStyle w:val="Hyperlink"/>
            <w:rFonts w:ascii="Franklin Gothic Book" w:hAnsi="Franklin Gothic Book"/>
          </w:rPr>
          <w:t>2.</w:t>
        </w:r>
        <w:r>
          <w:rPr>
            <w:rFonts w:eastAsiaTheme="minorEastAsia"/>
            <w:b w:val="0"/>
            <w:caps w:val="0"/>
            <w:color w:val="auto"/>
            <w:spacing w:val="0"/>
          </w:rPr>
          <w:tab/>
        </w:r>
        <w:r w:rsidRPr="00AC135C">
          <w:rPr>
            <w:rStyle w:val="Hyperlink"/>
            <w:rFonts w:ascii="Franklin Gothic Book" w:hAnsi="Franklin Gothic Book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_Toc20316954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20" w:author="Makkineni Lokesh (MAS)" w:date="2019-09-25T15:15:00Z">
        <w:r>
          <w:rPr>
            <w:webHidden/>
          </w:rPr>
          <w:t>3</w:t>
        </w:r>
        <w:r>
          <w:rPr>
            <w:webHidden/>
          </w:rPr>
          <w:fldChar w:fldCharType="end"/>
        </w:r>
        <w:r w:rsidRPr="00AC135C">
          <w:rPr>
            <w:rStyle w:val="Hyperlink"/>
          </w:rPr>
          <w:fldChar w:fldCharType="end"/>
        </w:r>
      </w:ins>
    </w:p>
    <w:p w14:paraId="66713EBC" w14:textId="3E1A652C" w:rsidR="00580A80" w:rsidRDefault="00580A80">
      <w:pPr>
        <w:pStyle w:val="TOC2"/>
        <w:tabs>
          <w:tab w:val="left" w:pos="880"/>
          <w:tab w:val="right" w:leader="dot" w:pos="9350"/>
        </w:tabs>
        <w:rPr>
          <w:ins w:id="21" w:author="Makkineni Lokesh (MAS)" w:date="2019-09-25T15:15:00Z"/>
          <w:rFonts w:eastAsiaTheme="minorEastAsia"/>
          <w:noProof/>
        </w:rPr>
      </w:pPr>
      <w:ins w:id="22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"_Toc20316955"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2.1.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_Toc20316955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3" w:author="Makkineni Lokesh (MAS)" w:date="2019-09-25T15:15:00Z"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2180AF34" w14:textId="2FC31C59" w:rsidR="00580A80" w:rsidRDefault="00580A80">
      <w:pPr>
        <w:pStyle w:val="TOC2"/>
        <w:tabs>
          <w:tab w:val="left" w:pos="880"/>
          <w:tab w:val="right" w:leader="dot" w:pos="9350"/>
        </w:tabs>
        <w:rPr>
          <w:ins w:id="24" w:author="Makkineni Lokesh (MAS)" w:date="2019-09-25T15:15:00Z"/>
          <w:rFonts w:eastAsiaTheme="minorEastAsia"/>
          <w:noProof/>
        </w:rPr>
      </w:pPr>
      <w:ins w:id="25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"_Toc20316956"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2.2.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High-Level Activities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_Toc20316956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26" w:author="Makkineni Lokesh (MAS)" w:date="2019-09-25T15:15:00Z"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60CE2FDC" w14:textId="68D0DC2D" w:rsidR="00580A80" w:rsidRDefault="00580A80">
      <w:pPr>
        <w:pStyle w:val="TOC1"/>
        <w:rPr>
          <w:ins w:id="27" w:author="Makkineni Lokesh (MAS)" w:date="2019-09-25T15:15:00Z"/>
          <w:rFonts w:eastAsiaTheme="minorEastAsia"/>
          <w:b w:val="0"/>
          <w:caps w:val="0"/>
          <w:color w:val="auto"/>
          <w:spacing w:val="0"/>
        </w:rPr>
      </w:pPr>
      <w:ins w:id="28" w:author="Makkineni Lokesh (MAS)" w:date="2019-09-25T15:15:00Z">
        <w:r w:rsidRPr="00AC135C">
          <w:rPr>
            <w:rStyle w:val="Hyperlink"/>
          </w:rPr>
          <w:fldChar w:fldCharType="begin"/>
        </w:r>
        <w:r w:rsidRPr="00AC135C">
          <w:rPr>
            <w:rStyle w:val="Hyperlink"/>
          </w:rPr>
          <w:instrText xml:space="preserve"> </w:instrText>
        </w:r>
        <w:r>
          <w:instrText>HYPERLINK \l "_Toc20316957"</w:instrText>
        </w:r>
        <w:r w:rsidRPr="00AC135C">
          <w:rPr>
            <w:rStyle w:val="Hyperlink"/>
          </w:rPr>
          <w:instrText xml:space="preserve"> </w:instrText>
        </w:r>
        <w:r w:rsidRPr="00AC135C">
          <w:rPr>
            <w:rStyle w:val="Hyperlink"/>
          </w:rPr>
        </w:r>
        <w:r w:rsidRPr="00AC135C">
          <w:rPr>
            <w:rStyle w:val="Hyperlink"/>
          </w:rPr>
          <w:fldChar w:fldCharType="separate"/>
        </w:r>
        <w:r w:rsidRPr="00AC135C">
          <w:rPr>
            <w:rStyle w:val="Hyperlink"/>
            <w:rFonts w:ascii="Franklin Gothic Book" w:hAnsi="Franklin Gothic Book"/>
          </w:rPr>
          <w:t>3.</w:t>
        </w:r>
        <w:r>
          <w:rPr>
            <w:rFonts w:eastAsiaTheme="minorEastAsia"/>
            <w:b w:val="0"/>
            <w:caps w:val="0"/>
            <w:color w:val="auto"/>
            <w:spacing w:val="0"/>
          </w:rPr>
          <w:tab/>
        </w:r>
        <w:r w:rsidRPr="00AC135C">
          <w:rPr>
            <w:rStyle w:val="Hyperlink"/>
            <w:rFonts w:ascii="Franklin Gothic Book" w:hAnsi="Franklin Gothic Book"/>
          </w:rPr>
          <w:t>Super user setup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_Toc20316957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29" w:author="Makkineni Lokesh (MAS)" w:date="2019-09-25T15:15:00Z">
        <w:r>
          <w:rPr>
            <w:webHidden/>
          </w:rPr>
          <w:t>3</w:t>
        </w:r>
        <w:r>
          <w:rPr>
            <w:webHidden/>
          </w:rPr>
          <w:fldChar w:fldCharType="end"/>
        </w:r>
        <w:r w:rsidRPr="00AC135C">
          <w:rPr>
            <w:rStyle w:val="Hyperlink"/>
          </w:rPr>
          <w:fldChar w:fldCharType="end"/>
        </w:r>
      </w:ins>
    </w:p>
    <w:p w14:paraId="610F002F" w14:textId="56D464E8" w:rsidR="00580A80" w:rsidRDefault="00580A80">
      <w:pPr>
        <w:pStyle w:val="TOC1"/>
        <w:rPr>
          <w:ins w:id="30" w:author="Makkineni Lokesh (MAS)" w:date="2019-09-25T15:15:00Z"/>
          <w:rFonts w:eastAsiaTheme="minorEastAsia"/>
          <w:b w:val="0"/>
          <w:caps w:val="0"/>
          <w:color w:val="auto"/>
          <w:spacing w:val="0"/>
        </w:rPr>
      </w:pPr>
      <w:ins w:id="31" w:author="Makkineni Lokesh (MAS)" w:date="2019-09-25T15:15:00Z">
        <w:r w:rsidRPr="00AC135C">
          <w:rPr>
            <w:rStyle w:val="Hyperlink"/>
          </w:rPr>
          <w:fldChar w:fldCharType="begin"/>
        </w:r>
        <w:r w:rsidRPr="00AC135C">
          <w:rPr>
            <w:rStyle w:val="Hyperlink"/>
          </w:rPr>
          <w:instrText xml:space="preserve"> </w:instrText>
        </w:r>
        <w:r>
          <w:instrText>HYPERLINK \l "_Toc20316967"</w:instrText>
        </w:r>
        <w:r w:rsidRPr="00AC135C">
          <w:rPr>
            <w:rStyle w:val="Hyperlink"/>
          </w:rPr>
          <w:instrText xml:space="preserve"> </w:instrText>
        </w:r>
        <w:r w:rsidRPr="00AC135C">
          <w:rPr>
            <w:rStyle w:val="Hyperlink"/>
          </w:rPr>
        </w:r>
        <w:r w:rsidRPr="00AC135C">
          <w:rPr>
            <w:rStyle w:val="Hyperlink"/>
          </w:rPr>
          <w:fldChar w:fldCharType="separate"/>
        </w:r>
        <w:r w:rsidRPr="00AC135C">
          <w:rPr>
            <w:rStyle w:val="Hyperlink"/>
            <w:rFonts w:ascii="Franklin Gothic Book" w:hAnsi="Franklin Gothic Book"/>
          </w:rPr>
          <w:t>4.</w:t>
        </w:r>
        <w:r>
          <w:rPr>
            <w:rFonts w:eastAsiaTheme="minorEastAsia"/>
            <w:b w:val="0"/>
            <w:caps w:val="0"/>
            <w:color w:val="auto"/>
            <w:spacing w:val="0"/>
          </w:rPr>
          <w:tab/>
        </w:r>
        <w:r w:rsidRPr="00AC135C">
          <w:rPr>
            <w:rStyle w:val="Hyperlink"/>
            <w:rFonts w:ascii="Franklin Gothic Book" w:hAnsi="Franklin Gothic Book"/>
          </w:rPr>
          <w:t>repositories Setup and Access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_Toc20316967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32" w:author="Makkineni Lokesh (MAS)" w:date="2019-09-25T15:15:00Z">
        <w:r>
          <w:rPr>
            <w:webHidden/>
          </w:rPr>
          <w:t>6</w:t>
        </w:r>
        <w:r>
          <w:rPr>
            <w:webHidden/>
          </w:rPr>
          <w:fldChar w:fldCharType="end"/>
        </w:r>
        <w:r w:rsidRPr="00AC135C">
          <w:rPr>
            <w:rStyle w:val="Hyperlink"/>
          </w:rPr>
          <w:fldChar w:fldCharType="end"/>
        </w:r>
      </w:ins>
    </w:p>
    <w:p w14:paraId="1786EF2E" w14:textId="518D7B7A" w:rsidR="00580A80" w:rsidRDefault="00580A80">
      <w:pPr>
        <w:pStyle w:val="TOC2"/>
        <w:tabs>
          <w:tab w:val="left" w:pos="880"/>
          <w:tab w:val="right" w:leader="dot" w:pos="9350"/>
        </w:tabs>
        <w:rPr>
          <w:ins w:id="33" w:author="Makkineni Lokesh (MAS)" w:date="2019-09-25T15:15:00Z"/>
          <w:rFonts w:eastAsiaTheme="minorEastAsia"/>
          <w:noProof/>
        </w:rPr>
      </w:pPr>
      <w:ins w:id="34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"_Toc20316970"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4.1.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Repositories creation: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_Toc20316970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5" w:author="Makkineni Lokesh (MAS)" w:date="2019-09-25T15:15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2E9284F7" w14:textId="6F6D3FA5" w:rsidR="00580A80" w:rsidRDefault="00580A80">
      <w:pPr>
        <w:pStyle w:val="TOC2"/>
        <w:tabs>
          <w:tab w:val="left" w:pos="880"/>
          <w:tab w:val="right" w:leader="dot" w:pos="9350"/>
        </w:tabs>
        <w:rPr>
          <w:ins w:id="36" w:author="Makkineni Lokesh (MAS)" w:date="2019-09-25T15:15:00Z"/>
          <w:rFonts w:eastAsiaTheme="minorEastAsia"/>
          <w:noProof/>
        </w:rPr>
      </w:pPr>
      <w:ins w:id="37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"_Toc20316971"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4.2.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Repository Structure and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_Toc20316971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38" w:author="Makkineni Lokesh (MAS)" w:date="2019-09-25T15:15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4603B59F" w14:textId="2B2FACB4" w:rsidR="00580A80" w:rsidRDefault="00580A80">
      <w:pPr>
        <w:pStyle w:val="TOC2"/>
        <w:tabs>
          <w:tab w:val="left" w:pos="880"/>
          <w:tab w:val="right" w:leader="dot" w:pos="9350"/>
        </w:tabs>
        <w:rPr>
          <w:ins w:id="39" w:author="Makkineni Lokesh (MAS)" w:date="2019-09-25T15:15:00Z"/>
          <w:rFonts w:eastAsiaTheme="minorEastAsia"/>
          <w:noProof/>
        </w:rPr>
      </w:pPr>
      <w:ins w:id="40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"_Toc20316972"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4.3.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Permission level for an organization: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_Toc20316972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1" w:author="Makkineni Lokesh (MAS)" w:date="2019-09-25T15:15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175B6FF4" w14:textId="39B2B20D" w:rsidR="00580A80" w:rsidRDefault="00580A80">
      <w:pPr>
        <w:pStyle w:val="TOC2"/>
        <w:tabs>
          <w:tab w:val="left" w:pos="880"/>
          <w:tab w:val="right" w:leader="dot" w:pos="9350"/>
        </w:tabs>
        <w:rPr>
          <w:ins w:id="42" w:author="Makkineni Lokesh (MAS)" w:date="2019-09-25T15:15:00Z"/>
          <w:rFonts w:eastAsiaTheme="minorEastAsia"/>
          <w:noProof/>
        </w:rPr>
      </w:pPr>
      <w:ins w:id="43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"_Toc20316973"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4.4.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Creating Team and adding members to the Team: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_Toc20316973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4" w:author="Makkineni Lokesh (MAS)" w:date="2019-09-25T15:15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29E2994A" w14:textId="66A5A48F" w:rsidR="00580A80" w:rsidRDefault="00580A80">
      <w:pPr>
        <w:pStyle w:val="TOC2"/>
        <w:tabs>
          <w:tab w:val="left" w:pos="880"/>
          <w:tab w:val="right" w:leader="dot" w:pos="9350"/>
        </w:tabs>
        <w:rPr>
          <w:ins w:id="45" w:author="Makkineni Lokesh (MAS)" w:date="2019-09-25T15:15:00Z"/>
          <w:rFonts w:eastAsiaTheme="minorEastAsia"/>
          <w:noProof/>
        </w:rPr>
      </w:pPr>
      <w:ins w:id="46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"_Toc20316974"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4.5.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Team Structure: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_Toc20316974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47" w:author="Makkineni Lokesh (MAS)" w:date="2019-09-25T15:15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751F87D1" w14:textId="5D588F5A" w:rsidR="00580A80" w:rsidRDefault="00580A80">
      <w:pPr>
        <w:pStyle w:val="TOC2"/>
        <w:tabs>
          <w:tab w:val="left" w:pos="880"/>
          <w:tab w:val="right" w:leader="dot" w:pos="9350"/>
        </w:tabs>
        <w:rPr>
          <w:ins w:id="48" w:author="Makkineni Lokesh (MAS)" w:date="2019-09-25T15:15:00Z"/>
          <w:rFonts w:eastAsiaTheme="minorEastAsia"/>
          <w:noProof/>
        </w:rPr>
      </w:pPr>
      <w:ins w:id="49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"_Toc20316975"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4.6.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Managing Team’s access to an organization repository: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_Toc20316975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0" w:author="Makkineni Lokesh (MAS)" w:date="2019-09-25T15:15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55AA5842" w14:textId="5D83F86B" w:rsidR="00580A80" w:rsidRDefault="00580A80">
      <w:pPr>
        <w:pStyle w:val="TOC1"/>
        <w:rPr>
          <w:ins w:id="51" w:author="Makkineni Lokesh (MAS)" w:date="2019-09-25T15:15:00Z"/>
          <w:rFonts w:eastAsiaTheme="minorEastAsia"/>
          <w:b w:val="0"/>
          <w:caps w:val="0"/>
          <w:color w:val="auto"/>
          <w:spacing w:val="0"/>
        </w:rPr>
      </w:pPr>
      <w:ins w:id="52" w:author="Makkineni Lokesh (MAS)" w:date="2019-09-25T15:15:00Z">
        <w:r w:rsidRPr="00AC135C">
          <w:rPr>
            <w:rStyle w:val="Hyperlink"/>
          </w:rPr>
          <w:fldChar w:fldCharType="begin"/>
        </w:r>
        <w:r w:rsidRPr="00AC135C">
          <w:rPr>
            <w:rStyle w:val="Hyperlink"/>
          </w:rPr>
          <w:instrText xml:space="preserve"> </w:instrText>
        </w:r>
        <w:r>
          <w:instrText>HYPERLINK \l "_Toc20316976"</w:instrText>
        </w:r>
        <w:r w:rsidRPr="00AC135C">
          <w:rPr>
            <w:rStyle w:val="Hyperlink"/>
          </w:rPr>
          <w:instrText xml:space="preserve"> </w:instrText>
        </w:r>
        <w:r w:rsidRPr="00AC135C">
          <w:rPr>
            <w:rStyle w:val="Hyperlink"/>
          </w:rPr>
        </w:r>
        <w:r w:rsidRPr="00AC135C">
          <w:rPr>
            <w:rStyle w:val="Hyperlink"/>
          </w:rPr>
          <w:fldChar w:fldCharType="separate"/>
        </w:r>
        <w:r w:rsidRPr="00AC135C">
          <w:rPr>
            <w:rStyle w:val="Hyperlink"/>
            <w:rFonts w:ascii="Franklin Gothic Book" w:hAnsi="Franklin Gothic Book"/>
          </w:rPr>
          <w:t>5.</w:t>
        </w:r>
        <w:r>
          <w:rPr>
            <w:rFonts w:eastAsiaTheme="minorEastAsia"/>
            <w:b w:val="0"/>
            <w:caps w:val="0"/>
            <w:color w:val="auto"/>
            <w:spacing w:val="0"/>
          </w:rPr>
          <w:tab/>
        </w:r>
        <w:r w:rsidRPr="00AC135C">
          <w:rPr>
            <w:rStyle w:val="Hyperlink"/>
            <w:rFonts w:ascii="Franklin Gothic Book" w:hAnsi="Franklin Gothic Book"/>
          </w:rPr>
          <w:t>Branching strategy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_Toc20316976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53" w:author="Makkineni Lokesh (MAS)" w:date="2019-09-25T15:15:00Z">
        <w:r>
          <w:rPr>
            <w:webHidden/>
          </w:rPr>
          <w:t>12</w:t>
        </w:r>
        <w:r>
          <w:rPr>
            <w:webHidden/>
          </w:rPr>
          <w:fldChar w:fldCharType="end"/>
        </w:r>
        <w:r w:rsidRPr="00AC135C">
          <w:rPr>
            <w:rStyle w:val="Hyperlink"/>
          </w:rPr>
          <w:fldChar w:fldCharType="end"/>
        </w:r>
      </w:ins>
    </w:p>
    <w:p w14:paraId="0308B538" w14:textId="22BD1B5D" w:rsidR="00580A80" w:rsidRDefault="00580A80">
      <w:pPr>
        <w:pStyle w:val="TOC1"/>
        <w:rPr>
          <w:ins w:id="54" w:author="Makkineni Lokesh (MAS)" w:date="2019-09-25T15:15:00Z"/>
          <w:rFonts w:eastAsiaTheme="minorEastAsia"/>
          <w:b w:val="0"/>
          <w:caps w:val="0"/>
          <w:color w:val="auto"/>
          <w:spacing w:val="0"/>
        </w:rPr>
      </w:pPr>
      <w:ins w:id="55" w:author="Makkineni Lokesh (MAS)" w:date="2019-09-25T15:15:00Z">
        <w:r w:rsidRPr="00AC135C">
          <w:rPr>
            <w:rStyle w:val="Hyperlink"/>
          </w:rPr>
          <w:fldChar w:fldCharType="begin"/>
        </w:r>
        <w:r w:rsidRPr="00AC135C">
          <w:rPr>
            <w:rStyle w:val="Hyperlink"/>
          </w:rPr>
          <w:instrText xml:space="preserve"> </w:instrText>
        </w:r>
        <w:r>
          <w:instrText>HYPERLINK \l "_Toc20317006"</w:instrText>
        </w:r>
        <w:r w:rsidRPr="00AC135C">
          <w:rPr>
            <w:rStyle w:val="Hyperlink"/>
          </w:rPr>
          <w:instrText xml:space="preserve"> </w:instrText>
        </w:r>
        <w:r w:rsidRPr="00AC135C">
          <w:rPr>
            <w:rStyle w:val="Hyperlink"/>
          </w:rPr>
        </w:r>
        <w:r w:rsidRPr="00AC135C">
          <w:rPr>
            <w:rStyle w:val="Hyperlink"/>
          </w:rPr>
          <w:fldChar w:fldCharType="separate"/>
        </w:r>
        <w:r w:rsidRPr="00AC135C">
          <w:rPr>
            <w:rStyle w:val="Hyperlink"/>
            <w:rFonts w:ascii="Franklin Gothic Book" w:hAnsi="Franklin Gothic Book"/>
          </w:rPr>
          <w:t>6.</w:t>
        </w:r>
        <w:r>
          <w:rPr>
            <w:rFonts w:eastAsiaTheme="minorEastAsia"/>
            <w:b w:val="0"/>
            <w:caps w:val="0"/>
            <w:color w:val="auto"/>
            <w:spacing w:val="0"/>
          </w:rPr>
          <w:tab/>
        </w:r>
        <w:r w:rsidRPr="00AC135C">
          <w:rPr>
            <w:rStyle w:val="Hyperlink"/>
            <w:rFonts w:ascii="Franklin Gothic Book" w:hAnsi="Franklin Gothic Book"/>
          </w:rPr>
          <w:t>Github authentication with SAML single sign-on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_Toc20317006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56" w:author="Makkineni Lokesh (MAS)" w:date="2019-09-25T15:15:00Z">
        <w:r>
          <w:rPr>
            <w:webHidden/>
          </w:rPr>
          <w:t>15</w:t>
        </w:r>
        <w:r>
          <w:rPr>
            <w:webHidden/>
          </w:rPr>
          <w:fldChar w:fldCharType="end"/>
        </w:r>
        <w:r w:rsidRPr="00AC135C">
          <w:rPr>
            <w:rStyle w:val="Hyperlink"/>
          </w:rPr>
          <w:fldChar w:fldCharType="end"/>
        </w:r>
      </w:ins>
    </w:p>
    <w:p w14:paraId="001CE5A3" w14:textId="5EE3EAA4" w:rsidR="00580A80" w:rsidRDefault="00580A80">
      <w:pPr>
        <w:pStyle w:val="TOC2"/>
        <w:tabs>
          <w:tab w:val="left" w:pos="880"/>
          <w:tab w:val="right" w:leader="dot" w:pos="9350"/>
        </w:tabs>
        <w:rPr>
          <w:ins w:id="57" w:author="Makkineni Lokesh (MAS)" w:date="2019-09-25T15:15:00Z"/>
          <w:rFonts w:eastAsiaTheme="minorEastAsia"/>
          <w:noProof/>
        </w:rPr>
      </w:pPr>
      <w:ins w:id="58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"_Toc20317008"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6.1.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Process Overview: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_Toc20317008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59" w:author="Makkineni Lokesh (MAS)" w:date="2019-09-25T15:15:00Z"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6FA24BD9" w14:textId="70C1B8FC" w:rsidR="00580A80" w:rsidRDefault="00580A80">
      <w:pPr>
        <w:pStyle w:val="TOC2"/>
        <w:tabs>
          <w:tab w:val="left" w:pos="880"/>
          <w:tab w:val="right" w:leader="dot" w:pos="9350"/>
        </w:tabs>
        <w:rPr>
          <w:ins w:id="60" w:author="Makkineni Lokesh (MAS)" w:date="2019-09-25T15:15:00Z"/>
          <w:rFonts w:eastAsiaTheme="minorEastAsia"/>
          <w:noProof/>
        </w:rPr>
      </w:pPr>
      <w:ins w:id="61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"_Toc20317009"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6.2.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Integrate SAML SSO with GitHub: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_Toc20317009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2" w:author="Makkineni Lokesh (MAS)" w:date="2019-09-25T15:15:00Z"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4044A60F" w14:textId="27C1A7DF" w:rsidR="00580A80" w:rsidRDefault="00580A80">
      <w:pPr>
        <w:pStyle w:val="TOC1"/>
        <w:rPr>
          <w:ins w:id="63" w:author="Makkineni Lokesh (MAS)" w:date="2019-09-25T15:15:00Z"/>
          <w:rFonts w:eastAsiaTheme="minorEastAsia"/>
          <w:b w:val="0"/>
          <w:caps w:val="0"/>
          <w:color w:val="auto"/>
          <w:spacing w:val="0"/>
        </w:rPr>
      </w:pPr>
      <w:ins w:id="64" w:author="Makkineni Lokesh (MAS)" w:date="2019-09-25T15:15:00Z">
        <w:r w:rsidRPr="00AC135C">
          <w:rPr>
            <w:rStyle w:val="Hyperlink"/>
          </w:rPr>
          <w:fldChar w:fldCharType="begin"/>
        </w:r>
        <w:r w:rsidRPr="00AC135C">
          <w:rPr>
            <w:rStyle w:val="Hyperlink"/>
          </w:rPr>
          <w:instrText xml:space="preserve"> </w:instrText>
        </w:r>
        <w:r>
          <w:instrText>HYPERLINK \l "_Toc20317010"</w:instrText>
        </w:r>
        <w:r w:rsidRPr="00AC135C">
          <w:rPr>
            <w:rStyle w:val="Hyperlink"/>
          </w:rPr>
          <w:instrText xml:space="preserve"> </w:instrText>
        </w:r>
        <w:r w:rsidRPr="00AC135C">
          <w:rPr>
            <w:rStyle w:val="Hyperlink"/>
          </w:rPr>
        </w:r>
        <w:r w:rsidRPr="00AC135C">
          <w:rPr>
            <w:rStyle w:val="Hyperlink"/>
          </w:rPr>
          <w:fldChar w:fldCharType="separate"/>
        </w:r>
        <w:r w:rsidRPr="00AC135C">
          <w:rPr>
            <w:rStyle w:val="Hyperlink"/>
            <w:rFonts w:ascii="Franklin Gothic Book" w:hAnsi="Franklin Gothic Book"/>
          </w:rPr>
          <w:t>7.</w:t>
        </w:r>
        <w:r>
          <w:rPr>
            <w:rFonts w:eastAsiaTheme="minorEastAsia"/>
            <w:b w:val="0"/>
            <w:caps w:val="0"/>
            <w:color w:val="auto"/>
            <w:spacing w:val="0"/>
          </w:rPr>
          <w:tab/>
        </w:r>
        <w:r w:rsidRPr="00AC135C">
          <w:rPr>
            <w:rStyle w:val="Hyperlink"/>
            <w:rFonts w:ascii="Franklin Gothic Book" w:hAnsi="Franklin Gothic Book"/>
          </w:rPr>
          <w:t>Installation of Git in the Users’ local machine and for ide integration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_Toc20317010 \h </w:instrText>
        </w:r>
        <w:r>
          <w:rPr>
            <w:webHidden/>
          </w:rPr>
        </w:r>
      </w:ins>
      <w:r>
        <w:rPr>
          <w:webHidden/>
        </w:rPr>
        <w:fldChar w:fldCharType="separate"/>
      </w:r>
      <w:ins w:id="65" w:author="Makkineni Lokesh (MAS)" w:date="2019-09-25T15:15:00Z">
        <w:r>
          <w:rPr>
            <w:webHidden/>
          </w:rPr>
          <w:t>16</w:t>
        </w:r>
        <w:r>
          <w:rPr>
            <w:webHidden/>
          </w:rPr>
          <w:fldChar w:fldCharType="end"/>
        </w:r>
        <w:r w:rsidRPr="00AC135C">
          <w:rPr>
            <w:rStyle w:val="Hyperlink"/>
          </w:rPr>
          <w:fldChar w:fldCharType="end"/>
        </w:r>
      </w:ins>
    </w:p>
    <w:p w14:paraId="24A35C33" w14:textId="0A694220" w:rsidR="00580A80" w:rsidRDefault="00580A80">
      <w:pPr>
        <w:pStyle w:val="TOC2"/>
        <w:tabs>
          <w:tab w:val="left" w:pos="880"/>
          <w:tab w:val="right" w:leader="dot" w:pos="9350"/>
        </w:tabs>
        <w:rPr>
          <w:ins w:id="66" w:author="Makkineni Lokesh (MAS)" w:date="2019-09-25T15:15:00Z"/>
          <w:rFonts w:eastAsiaTheme="minorEastAsia"/>
          <w:noProof/>
        </w:rPr>
      </w:pPr>
      <w:ins w:id="67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"_Toc20317011"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7.1.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Process Overview: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_Toc20317011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68" w:author="Makkineni Lokesh (MAS)" w:date="2019-09-25T15:15:00Z"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2A14E6B2" w14:textId="78AB9062" w:rsidR="00580A80" w:rsidRDefault="00580A80">
      <w:pPr>
        <w:pStyle w:val="TOC2"/>
        <w:tabs>
          <w:tab w:val="left" w:pos="880"/>
          <w:tab w:val="right" w:leader="dot" w:pos="9350"/>
        </w:tabs>
        <w:rPr>
          <w:ins w:id="69" w:author="Makkineni Lokesh (MAS)" w:date="2019-09-25T15:15:00Z"/>
          <w:rFonts w:eastAsiaTheme="minorEastAsia"/>
          <w:noProof/>
        </w:rPr>
      </w:pPr>
      <w:ins w:id="70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"_Toc20317014"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7.2.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Steps for Git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_Toc20317014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1" w:author="Makkineni Lokesh (MAS)" w:date="2019-09-25T15:15:00Z"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7EE31027" w14:textId="19EA278C" w:rsidR="00580A80" w:rsidRDefault="00580A80">
      <w:pPr>
        <w:pStyle w:val="TOC2"/>
        <w:tabs>
          <w:tab w:val="left" w:pos="880"/>
          <w:tab w:val="right" w:leader="dot" w:pos="9350"/>
        </w:tabs>
        <w:rPr>
          <w:ins w:id="72" w:author="Makkineni Lokesh (MAS)" w:date="2019-09-25T15:15:00Z"/>
          <w:rFonts w:eastAsiaTheme="minorEastAsia"/>
          <w:noProof/>
        </w:rPr>
      </w:pPr>
      <w:ins w:id="73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"_Toc20317015"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7.3.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User Identity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_Toc20317015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4" w:author="Makkineni Lokesh (MAS)" w:date="2019-09-25T15:15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67EFB209" w14:textId="5BD4D20C" w:rsidR="00580A80" w:rsidRDefault="00580A80">
      <w:pPr>
        <w:pStyle w:val="TOC2"/>
        <w:tabs>
          <w:tab w:val="left" w:pos="880"/>
          <w:tab w:val="right" w:leader="dot" w:pos="9350"/>
        </w:tabs>
        <w:rPr>
          <w:ins w:id="75" w:author="Makkineni Lokesh (MAS)" w:date="2019-09-25T15:15:00Z"/>
          <w:rFonts w:eastAsiaTheme="minorEastAsia"/>
          <w:noProof/>
        </w:rPr>
      </w:pPr>
      <w:ins w:id="76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"_Toc20317016"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7.4.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User’s Editor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_Toc20317016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77" w:author="Makkineni Lokesh (MAS)" w:date="2019-09-25T15:15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718DE57F" w14:textId="44D87045" w:rsidR="00580A80" w:rsidRDefault="00580A80">
      <w:pPr>
        <w:pStyle w:val="TOC2"/>
        <w:tabs>
          <w:tab w:val="left" w:pos="880"/>
          <w:tab w:val="right" w:leader="dot" w:pos="9350"/>
        </w:tabs>
        <w:rPr>
          <w:ins w:id="78" w:author="Makkineni Lokesh (MAS)" w:date="2019-09-25T15:15:00Z"/>
          <w:rFonts w:eastAsiaTheme="minorEastAsia"/>
          <w:noProof/>
        </w:rPr>
      </w:pPr>
      <w:ins w:id="79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"_Toc20317017"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7.5.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Checking User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_Toc20317017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80" w:author="Makkineni Lokesh (MAS)" w:date="2019-09-25T15:15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6BAA3E5B" w14:textId="7094B0CB" w:rsidR="00580A80" w:rsidRDefault="00580A80">
      <w:pPr>
        <w:pStyle w:val="TOC2"/>
        <w:tabs>
          <w:tab w:val="left" w:pos="880"/>
          <w:tab w:val="right" w:leader="dot" w:pos="9350"/>
        </w:tabs>
        <w:rPr>
          <w:ins w:id="81" w:author="Makkineni Lokesh (MAS)" w:date="2019-09-25T15:15:00Z"/>
          <w:rFonts w:eastAsiaTheme="minorEastAsia"/>
          <w:noProof/>
        </w:rPr>
      </w:pPr>
      <w:ins w:id="82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"_Toc20317018"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7.6.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Getting 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_Toc20317018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83" w:author="Makkineni Lokesh (MAS)" w:date="2019-09-25T15:15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7D2727C2" w14:textId="40BDBE14" w:rsidR="00580A80" w:rsidRDefault="00580A80">
      <w:pPr>
        <w:pStyle w:val="TOC2"/>
        <w:tabs>
          <w:tab w:val="left" w:pos="880"/>
          <w:tab w:val="right" w:leader="dot" w:pos="9350"/>
        </w:tabs>
        <w:rPr>
          <w:ins w:id="84" w:author="Makkineni Lokesh (MAS)" w:date="2019-09-25T15:15:00Z"/>
          <w:rFonts w:eastAsiaTheme="minorEastAsia"/>
          <w:noProof/>
        </w:rPr>
      </w:pPr>
      <w:ins w:id="85" w:author="Makkineni Lokesh (MAS)" w:date="2019-09-25T15:15:00Z">
        <w:r w:rsidRPr="00AC135C">
          <w:rPr>
            <w:rStyle w:val="Hyperlink"/>
            <w:noProof/>
          </w:rPr>
          <w:fldChar w:fldCharType="begin"/>
        </w:r>
        <w:r w:rsidRPr="00AC135C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"_Toc20317030"</w:instrText>
        </w:r>
        <w:r w:rsidRPr="00AC135C">
          <w:rPr>
            <w:rStyle w:val="Hyperlink"/>
            <w:noProof/>
          </w:rPr>
          <w:instrText xml:space="preserve"> </w:instrText>
        </w:r>
        <w:r w:rsidRPr="00AC135C">
          <w:rPr>
            <w:rStyle w:val="Hyperlink"/>
            <w:noProof/>
          </w:rPr>
        </w:r>
        <w:r w:rsidRPr="00AC135C">
          <w:rPr>
            <w:rStyle w:val="Hyperlink"/>
            <w:noProof/>
          </w:rPr>
          <w:fldChar w:fldCharType="separate"/>
        </w:r>
        <w:r w:rsidRPr="00AC135C">
          <w:rPr>
            <w:rStyle w:val="Hyperlink"/>
            <w:rFonts w:ascii="Calibri" w:eastAsia="Calibri" w:hAnsi="Calibri"/>
            <w:bCs/>
            <w:noProof/>
            <w:w w:val="99"/>
          </w:rPr>
          <w:t>7.7.</w:t>
        </w:r>
        <w:r>
          <w:rPr>
            <w:rFonts w:eastAsiaTheme="minorEastAsia"/>
            <w:noProof/>
          </w:rPr>
          <w:tab/>
        </w:r>
        <w:r w:rsidRPr="00AC135C">
          <w:rPr>
            <w:rStyle w:val="Hyperlink"/>
            <w:rFonts w:ascii="Franklin Gothic Book" w:hAnsi="Franklin Gothic Book"/>
            <w:noProof/>
          </w:rPr>
          <w:t>IDE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_Toc20317030 \h </w:instrText>
        </w:r>
        <w:r>
          <w:rPr>
            <w:noProof/>
            <w:webHidden/>
          </w:rPr>
        </w:r>
      </w:ins>
      <w:r>
        <w:rPr>
          <w:noProof/>
          <w:webHidden/>
        </w:rPr>
        <w:fldChar w:fldCharType="separate"/>
      </w:r>
      <w:ins w:id="86" w:author="Makkineni Lokesh (MAS)" w:date="2019-09-25T15:15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AC135C">
          <w:rPr>
            <w:rStyle w:val="Hyperlink"/>
            <w:noProof/>
          </w:rPr>
          <w:fldChar w:fldCharType="end"/>
        </w:r>
      </w:ins>
    </w:p>
    <w:p w14:paraId="5B120BED" w14:textId="10FC0BEF" w:rsidR="00E32A2E" w:rsidRPr="0046332E" w:rsidDel="000F65ED" w:rsidRDefault="00E32A2E">
      <w:pPr>
        <w:pStyle w:val="TOC1"/>
        <w:rPr>
          <w:del w:id="87" w:author="Makkineni Lokesh (MAS)" w:date="2019-09-25T13:34:00Z"/>
          <w:rFonts w:ascii="Franklin Gothic Book" w:eastAsiaTheme="minorEastAsia" w:hAnsi="Franklin Gothic Book"/>
          <w:b w:val="0"/>
          <w:caps w:val="0"/>
          <w:color w:val="auto"/>
          <w:spacing w:val="0"/>
          <w:rPrChange w:id="88" w:author="Rohitashva Pandey (MFG)" w:date="2019-01-17T15:01:00Z">
            <w:rPr>
              <w:del w:id="89" w:author="Makkineni Lokesh (MAS)" w:date="2019-09-25T13:34:00Z"/>
              <w:rFonts w:eastAsiaTheme="minorEastAsia"/>
              <w:b w:val="0"/>
              <w:caps w:val="0"/>
              <w:color w:val="auto"/>
              <w:spacing w:val="0"/>
            </w:rPr>
          </w:rPrChange>
        </w:rPr>
      </w:pPr>
      <w:del w:id="90" w:author="Makkineni Lokesh (MAS)" w:date="2019-09-25T13:34:00Z">
        <w:r w:rsidRPr="000F65ED" w:rsidDel="000F65ED">
          <w:rPr>
            <w:rStyle w:val="Hyperlink"/>
            <w:rFonts w:ascii="Franklin Gothic Book" w:hAnsi="Franklin Gothic Book"/>
            <w:rPrChange w:id="91" w:author="Makkineni Lokesh (MAS)" w:date="2019-09-25T13:34:00Z">
              <w:rPr>
                <w:rStyle w:val="Hyperlink"/>
              </w:rPr>
            </w:rPrChange>
          </w:rPr>
          <w:delText>1.</w:delText>
        </w:r>
        <w:r w:rsidRPr="0046332E" w:rsidDel="000F65ED">
          <w:rPr>
            <w:rFonts w:ascii="Franklin Gothic Book" w:eastAsiaTheme="minorEastAsia" w:hAnsi="Franklin Gothic Book"/>
            <w:b w:val="0"/>
            <w:caps w:val="0"/>
            <w:color w:val="auto"/>
            <w:spacing w:val="0"/>
            <w:rPrChange w:id="92" w:author="Rohitashva Pandey (MFG)" w:date="2019-01-17T15:01:00Z">
              <w:rPr>
                <w:rFonts w:eastAsiaTheme="minorEastAsia"/>
                <w:b w:val="0"/>
                <w:caps w:val="0"/>
                <w:color w:val="auto"/>
                <w:spacing w:val="0"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rPrChange w:id="93" w:author="Makkineni Lokesh (MAS)" w:date="2019-09-25T13:34:00Z">
              <w:rPr>
                <w:rStyle w:val="Hyperlink"/>
              </w:rPr>
            </w:rPrChange>
          </w:rPr>
          <w:delText>Document Control</w:delText>
        </w:r>
        <w:r w:rsidRPr="0046332E" w:rsidDel="000F65ED">
          <w:rPr>
            <w:rFonts w:ascii="Franklin Gothic Book" w:hAnsi="Franklin Gothic Book"/>
            <w:webHidden/>
            <w:rPrChange w:id="94" w:author="Rohitashva Pandey (MFG)" w:date="2019-01-17T15:01:00Z">
              <w:rPr>
                <w:webHidden/>
              </w:rPr>
            </w:rPrChange>
          </w:rPr>
          <w:tab/>
          <w:delText>2</w:delText>
        </w:r>
      </w:del>
    </w:p>
    <w:p w14:paraId="5E605957" w14:textId="227787ED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95" w:author="Makkineni Lokesh (MAS)" w:date="2019-09-25T13:34:00Z"/>
          <w:rFonts w:ascii="Franklin Gothic Book" w:eastAsiaTheme="minorEastAsia" w:hAnsi="Franklin Gothic Book"/>
          <w:noProof/>
          <w:rPrChange w:id="96" w:author="Rohitashva Pandey (MFG)" w:date="2019-01-17T15:01:00Z">
            <w:rPr>
              <w:del w:id="97" w:author="Makkineni Lokesh (MAS)" w:date="2019-09-25T13:34:00Z"/>
              <w:rFonts w:eastAsiaTheme="minorEastAsia"/>
              <w:noProof/>
            </w:rPr>
          </w:rPrChange>
        </w:rPr>
      </w:pPr>
      <w:del w:id="98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99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1.1.</w:delText>
        </w:r>
        <w:r w:rsidRPr="0046332E" w:rsidDel="000F65ED">
          <w:rPr>
            <w:rFonts w:ascii="Franklin Gothic Book" w:eastAsiaTheme="minorEastAsia" w:hAnsi="Franklin Gothic Book"/>
            <w:noProof/>
            <w:rPrChange w:id="100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101" w:author="Makkineni Lokesh (MAS)" w:date="2019-09-25T13:34:00Z">
              <w:rPr>
                <w:rStyle w:val="Hyperlink"/>
                <w:noProof/>
              </w:rPr>
            </w:rPrChange>
          </w:rPr>
          <w:delText>Change</w:delText>
        </w:r>
        <w:r w:rsidRPr="000F65ED" w:rsidDel="000F65ED">
          <w:rPr>
            <w:rStyle w:val="Hyperlink"/>
            <w:rFonts w:ascii="Franklin Gothic Book" w:hAnsi="Franklin Gothic Book"/>
            <w:noProof/>
            <w:spacing w:val="-4"/>
            <w:rPrChange w:id="102" w:author="Makkineni Lokesh (MAS)" w:date="2019-09-25T13:34:00Z">
              <w:rPr>
                <w:rStyle w:val="Hyperlink"/>
                <w:noProof/>
                <w:spacing w:val="-4"/>
              </w:rPr>
            </w:rPrChange>
          </w:rPr>
          <w:delText xml:space="preserve"> </w:delText>
        </w:r>
        <w:r w:rsidRPr="000F65ED" w:rsidDel="000F65ED">
          <w:rPr>
            <w:rStyle w:val="Hyperlink"/>
            <w:rFonts w:ascii="Franklin Gothic Book" w:hAnsi="Franklin Gothic Book"/>
            <w:noProof/>
            <w:spacing w:val="-1"/>
            <w:rPrChange w:id="103" w:author="Makkineni Lokesh (MAS)" w:date="2019-09-25T13:34:00Z">
              <w:rPr>
                <w:rStyle w:val="Hyperlink"/>
                <w:noProof/>
                <w:spacing w:val="-1"/>
              </w:rPr>
            </w:rPrChange>
          </w:rPr>
          <w:delText>Record</w:delText>
        </w:r>
        <w:r w:rsidRPr="0046332E" w:rsidDel="000F65ED">
          <w:rPr>
            <w:rFonts w:ascii="Franklin Gothic Book" w:hAnsi="Franklin Gothic Book"/>
            <w:noProof/>
            <w:webHidden/>
            <w:rPrChange w:id="104" w:author="Rohitashva Pandey (MFG)" w:date="2019-01-17T15:01:00Z">
              <w:rPr>
                <w:noProof/>
                <w:webHidden/>
              </w:rPr>
            </w:rPrChange>
          </w:rPr>
          <w:tab/>
          <w:delText>2</w:delText>
        </w:r>
      </w:del>
    </w:p>
    <w:p w14:paraId="31503B11" w14:textId="0172B6A1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105" w:author="Makkineni Lokesh (MAS)" w:date="2019-09-25T13:34:00Z"/>
          <w:rFonts w:ascii="Franklin Gothic Book" w:eastAsiaTheme="minorEastAsia" w:hAnsi="Franklin Gothic Book"/>
          <w:noProof/>
          <w:rPrChange w:id="106" w:author="Rohitashva Pandey (MFG)" w:date="2019-01-17T15:01:00Z">
            <w:rPr>
              <w:del w:id="107" w:author="Makkineni Lokesh (MAS)" w:date="2019-09-25T13:34:00Z"/>
              <w:rFonts w:eastAsiaTheme="minorEastAsia"/>
              <w:noProof/>
            </w:rPr>
          </w:rPrChange>
        </w:rPr>
      </w:pPr>
      <w:del w:id="108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109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1.2.</w:delText>
        </w:r>
        <w:r w:rsidRPr="0046332E" w:rsidDel="000F65ED">
          <w:rPr>
            <w:rFonts w:ascii="Franklin Gothic Book" w:eastAsiaTheme="minorEastAsia" w:hAnsi="Franklin Gothic Book"/>
            <w:noProof/>
            <w:rPrChange w:id="110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111" w:author="Makkineni Lokesh (MAS)" w:date="2019-09-25T13:34:00Z">
              <w:rPr>
                <w:rStyle w:val="Hyperlink"/>
                <w:noProof/>
              </w:rPr>
            </w:rPrChange>
          </w:rPr>
          <w:delText>Reviewers/Approvers</w:delText>
        </w:r>
        <w:r w:rsidRPr="0046332E" w:rsidDel="000F65ED">
          <w:rPr>
            <w:rFonts w:ascii="Franklin Gothic Book" w:hAnsi="Franklin Gothic Book"/>
            <w:noProof/>
            <w:webHidden/>
            <w:rPrChange w:id="112" w:author="Rohitashva Pandey (MFG)" w:date="2019-01-17T15:01:00Z">
              <w:rPr>
                <w:noProof/>
                <w:webHidden/>
              </w:rPr>
            </w:rPrChange>
          </w:rPr>
          <w:tab/>
          <w:delText>2</w:delText>
        </w:r>
      </w:del>
    </w:p>
    <w:p w14:paraId="6DF6DA8F" w14:textId="1A07A96F" w:rsidR="00E32A2E" w:rsidRPr="0046332E" w:rsidDel="000F65ED" w:rsidRDefault="00E32A2E">
      <w:pPr>
        <w:pStyle w:val="TOC1"/>
        <w:rPr>
          <w:del w:id="113" w:author="Makkineni Lokesh (MAS)" w:date="2019-09-25T13:34:00Z"/>
          <w:rFonts w:ascii="Franklin Gothic Book" w:eastAsiaTheme="minorEastAsia" w:hAnsi="Franklin Gothic Book"/>
          <w:b w:val="0"/>
          <w:caps w:val="0"/>
          <w:color w:val="auto"/>
          <w:spacing w:val="0"/>
          <w:rPrChange w:id="114" w:author="Rohitashva Pandey (MFG)" w:date="2019-01-17T15:01:00Z">
            <w:rPr>
              <w:del w:id="115" w:author="Makkineni Lokesh (MAS)" w:date="2019-09-25T13:34:00Z"/>
              <w:rFonts w:eastAsiaTheme="minorEastAsia"/>
              <w:b w:val="0"/>
              <w:caps w:val="0"/>
              <w:color w:val="auto"/>
              <w:spacing w:val="0"/>
            </w:rPr>
          </w:rPrChange>
        </w:rPr>
      </w:pPr>
      <w:del w:id="116" w:author="Makkineni Lokesh (MAS)" w:date="2019-09-25T13:34:00Z">
        <w:r w:rsidRPr="000F65ED" w:rsidDel="000F65ED">
          <w:rPr>
            <w:rStyle w:val="Hyperlink"/>
            <w:rFonts w:ascii="Franklin Gothic Book" w:hAnsi="Franklin Gothic Book"/>
            <w:rPrChange w:id="117" w:author="Makkineni Lokesh (MAS)" w:date="2019-09-25T13:34:00Z">
              <w:rPr>
                <w:rStyle w:val="Hyperlink"/>
              </w:rPr>
            </w:rPrChange>
          </w:rPr>
          <w:delText>2.</w:delText>
        </w:r>
        <w:r w:rsidRPr="0046332E" w:rsidDel="000F65ED">
          <w:rPr>
            <w:rFonts w:ascii="Franklin Gothic Book" w:eastAsiaTheme="minorEastAsia" w:hAnsi="Franklin Gothic Book"/>
            <w:b w:val="0"/>
            <w:caps w:val="0"/>
            <w:color w:val="auto"/>
            <w:spacing w:val="0"/>
            <w:rPrChange w:id="118" w:author="Rohitashva Pandey (MFG)" w:date="2019-01-17T15:01:00Z">
              <w:rPr>
                <w:rFonts w:eastAsiaTheme="minorEastAsia"/>
                <w:b w:val="0"/>
                <w:caps w:val="0"/>
                <w:color w:val="auto"/>
                <w:spacing w:val="0"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rPrChange w:id="119" w:author="Makkineni Lokesh (MAS)" w:date="2019-09-25T13:34:00Z">
              <w:rPr>
                <w:rStyle w:val="Hyperlink"/>
              </w:rPr>
            </w:rPrChange>
          </w:rPr>
          <w:delText>INTRODUCTION</w:delText>
        </w:r>
        <w:r w:rsidRPr="0046332E" w:rsidDel="000F65ED">
          <w:rPr>
            <w:rFonts w:ascii="Franklin Gothic Book" w:hAnsi="Franklin Gothic Book"/>
            <w:webHidden/>
            <w:rPrChange w:id="120" w:author="Rohitashva Pandey (MFG)" w:date="2019-01-17T15:01:00Z">
              <w:rPr>
                <w:webHidden/>
              </w:rPr>
            </w:rPrChange>
          </w:rPr>
          <w:tab/>
          <w:delText>3</w:delText>
        </w:r>
      </w:del>
    </w:p>
    <w:p w14:paraId="322B828E" w14:textId="072D4852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121" w:author="Makkineni Lokesh (MAS)" w:date="2019-09-25T13:34:00Z"/>
          <w:rFonts w:ascii="Franklin Gothic Book" w:eastAsiaTheme="minorEastAsia" w:hAnsi="Franklin Gothic Book"/>
          <w:noProof/>
          <w:rPrChange w:id="122" w:author="Rohitashva Pandey (MFG)" w:date="2019-01-17T15:01:00Z">
            <w:rPr>
              <w:del w:id="123" w:author="Makkineni Lokesh (MAS)" w:date="2019-09-25T13:34:00Z"/>
              <w:rFonts w:eastAsiaTheme="minorEastAsia"/>
              <w:noProof/>
            </w:rPr>
          </w:rPrChange>
        </w:rPr>
      </w:pPr>
      <w:del w:id="124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125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2.1.</w:delText>
        </w:r>
        <w:r w:rsidRPr="0046332E" w:rsidDel="000F65ED">
          <w:rPr>
            <w:rFonts w:ascii="Franklin Gothic Book" w:eastAsiaTheme="minorEastAsia" w:hAnsi="Franklin Gothic Book"/>
            <w:noProof/>
            <w:rPrChange w:id="126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127" w:author="Makkineni Lokesh (MAS)" w:date="2019-09-25T13:34:00Z">
              <w:rPr>
                <w:rStyle w:val="Hyperlink"/>
                <w:noProof/>
              </w:rPr>
            </w:rPrChange>
          </w:rPr>
          <w:delText>Description</w:delText>
        </w:r>
        <w:r w:rsidRPr="0046332E" w:rsidDel="000F65ED">
          <w:rPr>
            <w:rFonts w:ascii="Franklin Gothic Book" w:hAnsi="Franklin Gothic Book"/>
            <w:noProof/>
            <w:webHidden/>
            <w:rPrChange w:id="128" w:author="Rohitashva Pandey (MFG)" w:date="2019-01-17T15:01:00Z">
              <w:rPr>
                <w:noProof/>
                <w:webHidden/>
              </w:rPr>
            </w:rPrChange>
          </w:rPr>
          <w:tab/>
          <w:delText>3</w:delText>
        </w:r>
      </w:del>
    </w:p>
    <w:p w14:paraId="4A3C5CEC" w14:textId="12092016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129" w:author="Makkineni Lokesh (MAS)" w:date="2019-09-25T13:34:00Z"/>
          <w:rFonts w:ascii="Franklin Gothic Book" w:eastAsiaTheme="minorEastAsia" w:hAnsi="Franklin Gothic Book"/>
          <w:noProof/>
          <w:rPrChange w:id="130" w:author="Rohitashva Pandey (MFG)" w:date="2019-01-17T15:01:00Z">
            <w:rPr>
              <w:del w:id="131" w:author="Makkineni Lokesh (MAS)" w:date="2019-09-25T13:34:00Z"/>
              <w:rFonts w:eastAsiaTheme="minorEastAsia"/>
              <w:noProof/>
            </w:rPr>
          </w:rPrChange>
        </w:rPr>
      </w:pPr>
      <w:del w:id="132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133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2.2.</w:delText>
        </w:r>
        <w:r w:rsidRPr="0046332E" w:rsidDel="000F65ED">
          <w:rPr>
            <w:rFonts w:ascii="Franklin Gothic Book" w:eastAsiaTheme="minorEastAsia" w:hAnsi="Franklin Gothic Book"/>
            <w:noProof/>
            <w:rPrChange w:id="134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135" w:author="Makkineni Lokesh (MAS)" w:date="2019-09-25T13:34:00Z">
              <w:rPr>
                <w:rStyle w:val="Hyperlink"/>
                <w:noProof/>
              </w:rPr>
            </w:rPrChange>
          </w:rPr>
          <w:delText>High-Level Process Flow</w:delText>
        </w:r>
        <w:r w:rsidRPr="0046332E" w:rsidDel="000F65ED">
          <w:rPr>
            <w:rFonts w:ascii="Franklin Gothic Book" w:hAnsi="Franklin Gothic Book"/>
            <w:noProof/>
            <w:webHidden/>
            <w:rPrChange w:id="136" w:author="Rohitashva Pandey (MFG)" w:date="2019-01-17T15:01:00Z">
              <w:rPr>
                <w:noProof/>
                <w:webHidden/>
              </w:rPr>
            </w:rPrChange>
          </w:rPr>
          <w:tab/>
          <w:delText>3</w:delText>
        </w:r>
      </w:del>
    </w:p>
    <w:p w14:paraId="2E2F7CDE" w14:textId="19A8DA6B" w:rsidR="004B7130" w:rsidRPr="004B7130" w:rsidDel="004B7130" w:rsidRDefault="00E32A2E" w:rsidP="004B7130">
      <w:pPr>
        <w:pStyle w:val="TOC2"/>
        <w:tabs>
          <w:tab w:val="left" w:pos="880"/>
          <w:tab w:val="right" w:leader="dot" w:pos="9350"/>
        </w:tabs>
        <w:ind w:left="0"/>
        <w:rPr>
          <w:del w:id="137" w:author="Makkineni Lokesh (MAS)" w:date="2019-09-24T19:16:00Z"/>
          <w:noProof/>
          <w:rPrChange w:id="138" w:author="Makkineni Lokesh (MAS)" w:date="2019-09-24T19:12:00Z">
            <w:rPr>
              <w:del w:id="139" w:author="Makkineni Lokesh (MAS)" w:date="2019-09-24T19:16:00Z"/>
              <w:rFonts w:eastAsiaTheme="minorEastAsia"/>
              <w:b w:val="0"/>
              <w:caps w:val="0"/>
              <w:color w:val="auto"/>
              <w:spacing w:val="0"/>
            </w:rPr>
          </w:rPrChange>
        </w:rPr>
        <w:pPrChange w:id="140" w:author="Makkineni Lokesh (MAS)" w:date="2019-09-24T19:16:00Z">
          <w:pPr>
            <w:pStyle w:val="TOC1"/>
          </w:pPr>
        </w:pPrChange>
      </w:pPr>
      <w:del w:id="141" w:author="Makkineni Lokesh (MAS)" w:date="2019-09-25T13:34:00Z">
        <w:r w:rsidRPr="000F65ED" w:rsidDel="000F65ED">
          <w:rPr>
            <w:rStyle w:val="Hyperlink"/>
            <w:rFonts w:ascii="Franklin Gothic Book" w:hAnsi="Franklin Gothic Book"/>
            <w:noProof/>
            <w:rPrChange w:id="142" w:author="Makkineni Lokesh (MAS)" w:date="2019-09-25T13:34:00Z">
              <w:rPr>
                <w:rStyle w:val="Hyperlink"/>
              </w:rPr>
            </w:rPrChange>
          </w:rPr>
          <w:delText>3.</w:delText>
        </w:r>
        <w:r w:rsidRPr="0046332E" w:rsidDel="000F65ED">
          <w:rPr>
            <w:rFonts w:ascii="Franklin Gothic Book" w:eastAsiaTheme="minorEastAsia" w:hAnsi="Franklin Gothic Book"/>
            <w:noProof/>
            <w:rPrChange w:id="143" w:author="Rohitashva Pandey (MFG)" w:date="2019-01-17T15:01:00Z">
              <w:rPr>
                <w:rFonts w:eastAsiaTheme="minorEastAsia"/>
                <w:b w:val="0"/>
                <w:caps w:val="0"/>
                <w:color w:val="auto"/>
                <w:spacing w:val="0"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144" w:author="Makkineni Lokesh (MAS)" w:date="2019-09-25T13:34:00Z">
              <w:rPr>
                <w:rStyle w:val="Hyperlink"/>
              </w:rPr>
            </w:rPrChange>
          </w:rPr>
          <w:delText>Super user setup</w:delText>
        </w:r>
        <w:r w:rsidRPr="0046332E" w:rsidDel="000F65ED">
          <w:rPr>
            <w:rFonts w:ascii="Franklin Gothic Book" w:hAnsi="Franklin Gothic Book"/>
            <w:noProof/>
            <w:webHidden/>
            <w:rPrChange w:id="145" w:author="Rohitashva Pandey (MFG)" w:date="2019-01-17T15:01:00Z">
              <w:rPr>
                <w:webHidden/>
              </w:rPr>
            </w:rPrChange>
          </w:rPr>
          <w:tab/>
          <w:delText>3</w:delText>
        </w:r>
      </w:del>
    </w:p>
    <w:p w14:paraId="238B1445" w14:textId="31390CFE" w:rsidR="00E32A2E" w:rsidRPr="0046332E" w:rsidDel="000F65ED" w:rsidRDefault="00E32A2E">
      <w:pPr>
        <w:pStyle w:val="TOC1"/>
        <w:rPr>
          <w:del w:id="146" w:author="Makkineni Lokesh (MAS)" w:date="2019-09-25T13:34:00Z"/>
          <w:rFonts w:ascii="Franklin Gothic Book" w:eastAsiaTheme="minorEastAsia" w:hAnsi="Franklin Gothic Book"/>
          <w:b w:val="0"/>
          <w:caps w:val="0"/>
          <w:color w:val="auto"/>
          <w:spacing w:val="0"/>
          <w:rPrChange w:id="147" w:author="Rohitashva Pandey (MFG)" w:date="2019-01-17T15:01:00Z">
            <w:rPr>
              <w:del w:id="148" w:author="Makkineni Lokesh (MAS)" w:date="2019-09-25T13:34:00Z"/>
              <w:rFonts w:eastAsiaTheme="minorEastAsia"/>
              <w:b w:val="0"/>
              <w:caps w:val="0"/>
              <w:color w:val="auto"/>
              <w:spacing w:val="0"/>
            </w:rPr>
          </w:rPrChange>
        </w:rPr>
      </w:pPr>
      <w:del w:id="149" w:author="Makkineni Lokesh (MAS)" w:date="2019-09-25T13:34:00Z">
        <w:r w:rsidRPr="000F65ED" w:rsidDel="000F65ED">
          <w:rPr>
            <w:rStyle w:val="Hyperlink"/>
            <w:rFonts w:ascii="Franklin Gothic Book" w:hAnsi="Franklin Gothic Book"/>
            <w:rPrChange w:id="150" w:author="Makkineni Lokesh (MAS)" w:date="2019-09-25T13:34:00Z">
              <w:rPr>
                <w:rStyle w:val="Hyperlink"/>
              </w:rPr>
            </w:rPrChange>
          </w:rPr>
          <w:delText>4.</w:delText>
        </w:r>
        <w:r w:rsidRPr="0046332E" w:rsidDel="000F65ED">
          <w:rPr>
            <w:rFonts w:ascii="Franklin Gothic Book" w:eastAsiaTheme="minorEastAsia" w:hAnsi="Franklin Gothic Book"/>
            <w:b w:val="0"/>
            <w:caps w:val="0"/>
            <w:color w:val="auto"/>
            <w:spacing w:val="0"/>
            <w:rPrChange w:id="151" w:author="Rohitashva Pandey (MFG)" w:date="2019-01-17T15:01:00Z">
              <w:rPr>
                <w:rFonts w:eastAsiaTheme="minorEastAsia"/>
                <w:b w:val="0"/>
                <w:caps w:val="0"/>
                <w:color w:val="auto"/>
                <w:spacing w:val="0"/>
              </w:rPr>
            </w:rPrChange>
          </w:rPr>
          <w:tab/>
        </w:r>
      </w:del>
      <w:del w:id="152" w:author="Makkineni Lokesh (MAS)" w:date="2019-09-25T12:42:00Z">
        <w:r w:rsidRPr="000F65ED" w:rsidDel="00754FFF">
          <w:rPr>
            <w:rStyle w:val="Hyperlink"/>
            <w:rFonts w:ascii="Franklin Gothic Book" w:hAnsi="Franklin Gothic Book"/>
            <w:rPrChange w:id="153" w:author="Makkineni Lokesh (MAS)" w:date="2019-09-25T13:34:00Z">
              <w:rPr>
                <w:rStyle w:val="Hyperlink"/>
              </w:rPr>
            </w:rPrChange>
          </w:rPr>
          <w:delText xml:space="preserve">Access and permission for </w:delText>
        </w:r>
      </w:del>
      <w:del w:id="154" w:author="Makkineni Lokesh (MAS)" w:date="2019-09-25T12:43:00Z">
        <w:r w:rsidRPr="000F65ED" w:rsidDel="00754FFF">
          <w:rPr>
            <w:rStyle w:val="Hyperlink"/>
            <w:rFonts w:ascii="Franklin Gothic Book" w:hAnsi="Franklin Gothic Book"/>
            <w:rPrChange w:id="155" w:author="Makkineni Lokesh (MAS)" w:date="2019-09-25T13:34:00Z">
              <w:rPr>
                <w:rStyle w:val="Hyperlink"/>
              </w:rPr>
            </w:rPrChange>
          </w:rPr>
          <w:delText>repositories</w:delText>
        </w:r>
      </w:del>
      <w:del w:id="156" w:author="Makkineni Lokesh (MAS)" w:date="2019-09-25T13:34:00Z">
        <w:r w:rsidRPr="0046332E" w:rsidDel="000F65ED">
          <w:rPr>
            <w:rFonts w:ascii="Franklin Gothic Book" w:hAnsi="Franklin Gothic Book"/>
            <w:webHidden/>
            <w:rPrChange w:id="157" w:author="Rohitashva Pandey (MFG)" w:date="2019-01-17T15:01:00Z">
              <w:rPr>
                <w:webHidden/>
              </w:rPr>
            </w:rPrChange>
          </w:rPr>
          <w:tab/>
        </w:r>
      </w:del>
      <w:del w:id="158" w:author="Makkineni Lokesh (MAS)" w:date="2019-09-25T12:44:00Z">
        <w:r w:rsidRPr="0046332E" w:rsidDel="00754FFF">
          <w:rPr>
            <w:rFonts w:ascii="Franklin Gothic Book" w:hAnsi="Franklin Gothic Book"/>
            <w:webHidden/>
            <w:rPrChange w:id="159" w:author="Rohitashva Pandey (MFG)" w:date="2019-01-17T15:01:00Z">
              <w:rPr>
                <w:webHidden/>
              </w:rPr>
            </w:rPrChange>
          </w:rPr>
          <w:delText>7</w:delText>
        </w:r>
      </w:del>
    </w:p>
    <w:p w14:paraId="299570C9" w14:textId="0E00F71A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160" w:author="Makkineni Lokesh (MAS)" w:date="2019-09-25T13:34:00Z"/>
          <w:rFonts w:ascii="Franklin Gothic Book" w:eastAsiaTheme="minorEastAsia" w:hAnsi="Franklin Gothic Book"/>
          <w:noProof/>
          <w:rPrChange w:id="161" w:author="Rohitashva Pandey (MFG)" w:date="2019-01-17T15:01:00Z">
            <w:rPr>
              <w:del w:id="162" w:author="Makkineni Lokesh (MAS)" w:date="2019-09-25T13:34:00Z"/>
              <w:rFonts w:eastAsiaTheme="minorEastAsia"/>
              <w:noProof/>
            </w:rPr>
          </w:rPrChange>
        </w:rPr>
      </w:pPr>
      <w:del w:id="163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164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4.1.</w:delText>
        </w:r>
        <w:r w:rsidRPr="0046332E" w:rsidDel="000F65ED">
          <w:rPr>
            <w:rFonts w:ascii="Franklin Gothic Book" w:eastAsiaTheme="minorEastAsia" w:hAnsi="Franklin Gothic Book"/>
            <w:noProof/>
            <w:rPrChange w:id="165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</w:del>
      <w:del w:id="166" w:author="Makkineni Lokesh (MAS)" w:date="2019-09-25T12:47:00Z">
        <w:r w:rsidRPr="000F65ED" w:rsidDel="00753394">
          <w:rPr>
            <w:rStyle w:val="Hyperlink"/>
            <w:rFonts w:ascii="Franklin Gothic Book" w:hAnsi="Franklin Gothic Book"/>
            <w:noProof/>
            <w:rPrChange w:id="167" w:author="Makkineni Lokesh (MAS)" w:date="2019-09-25T13:34:00Z">
              <w:rPr>
                <w:rStyle w:val="Hyperlink"/>
                <w:noProof/>
              </w:rPr>
            </w:rPrChange>
          </w:rPr>
          <w:delText>Permission level for an organization</w:delText>
        </w:r>
      </w:del>
      <w:del w:id="168" w:author="Makkineni Lokesh (MAS)" w:date="2019-09-25T13:34:00Z">
        <w:r w:rsidRPr="000F65ED" w:rsidDel="000F65ED">
          <w:rPr>
            <w:rStyle w:val="Hyperlink"/>
            <w:rFonts w:ascii="Franklin Gothic Book" w:hAnsi="Franklin Gothic Book"/>
            <w:noProof/>
            <w:rPrChange w:id="169" w:author="Makkineni Lokesh (MAS)" w:date="2019-09-25T13:34:00Z">
              <w:rPr>
                <w:rStyle w:val="Hyperlink"/>
                <w:noProof/>
              </w:rPr>
            </w:rPrChange>
          </w:rPr>
          <w:delText xml:space="preserve"> :</w:delText>
        </w:r>
        <w:r w:rsidRPr="0046332E" w:rsidDel="000F65ED">
          <w:rPr>
            <w:rFonts w:ascii="Franklin Gothic Book" w:hAnsi="Franklin Gothic Book"/>
            <w:noProof/>
            <w:webHidden/>
            <w:rPrChange w:id="170" w:author="Rohitashva Pandey (MFG)" w:date="2019-01-17T15:01:00Z">
              <w:rPr>
                <w:noProof/>
                <w:webHidden/>
              </w:rPr>
            </w:rPrChange>
          </w:rPr>
          <w:tab/>
        </w:r>
      </w:del>
      <w:del w:id="171" w:author="Makkineni Lokesh (MAS)" w:date="2019-09-25T12:48:00Z">
        <w:r w:rsidRPr="0046332E" w:rsidDel="00753394">
          <w:rPr>
            <w:rFonts w:ascii="Franklin Gothic Book" w:hAnsi="Franklin Gothic Book"/>
            <w:noProof/>
            <w:webHidden/>
            <w:rPrChange w:id="172" w:author="Rohitashva Pandey (MFG)" w:date="2019-01-17T15:01:00Z">
              <w:rPr>
                <w:noProof/>
                <w:webHidden/>
              </w:rPr>
            </w:rPrChange>
          </w:rPr>
          <w:delText>7</w:delText>
        </w:r>
      </w:del>
    </w:p>
    <w:p w14:paraId="65500B26" w14:textId="56145724" w:rsidR="00753394" w:rsidRPr="00E52F23" w:rsidDel="000F65ED" w:rsidRDefault="00E32A2E" w:rsidP="00E52F23">
      <w:pPr>
        <w:pStyle w:val="TOC2"/>
        <w:tabs>
          <w:tab w:val="left" w:pos="880"/>
          <w:tab w:val="right" w:leader="dot" w:pos="9350"/>
        </w:tabs>
        <w:rPr>
          <w:del w:id="173" w:author="Makkineni Lokesh (MAS)" w:date="2019-09-25T13:34:00Z"/>
          <w:rFonts w:ascii="Franklin Gothic Book" w:hAnsi="Franklin Gothic Book"/>
          <w:noProof/>
          <w:rPrChange w:id="174" w:author="Makkineni Lokesh (MAS)" w:date="2019-09-25T13:32:00Z">
            <w:rPr>
              <w:del w:id="175" w:author="Makkineni Lokesh (MAS)" w:date="2019-09-25T13:34:00Z"/>
              <w:rFonts w:eastAsiaTheme="minorEastAsia"/>
              <w:noProof/>
            </w:rPr>
          </w:rPrChange>
        </w:rPr>
        <w:pPrChange w:id="176" w:author="Makkineni Lokesh (MAS)" w:date="2019-09-25T13:32:00Z">
          <w:pPr>
            <w:pStyle w:val="TOC2"/>
            <w:tabs>
              <w:tab w:val="left" w:pos="880"/>
              <w:tab w:val="right" w:leader="dot" w:pos="9350"/>
            </w:tabs>
          </w:pPr>
        </w:pPrChange>
      </w:pPr>
      <w:del w:id="177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178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4.2.</w:delText>
        </w:r>
        <w:r w:rsidRPr="0046332E" w:rsidDel="000F65ED">
          <w:rPr>
            <w:rFonts w:ascii="Franklin Gothic Book" w:eastAsiaTheme="minorEastAsia" w:hAnsi="Franklin Gothic Book"/>
            <w:noProof/>
            <w:rPrChange w:id="179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</w:del>
      <w:del w:id="180" w:author="Makkineni Lokesh (MAS)" w:date="2019-09-25T12:50:00Z">
        <w:r w:rsidRPr="000F65ED" w:rsidDel="00753394">
          <w:rPr>
            <w:rStyle w:val="Hyperlink"/>
            <w:rFonts w:ascii="Franklin Gothic Book" w:hAnsi="Franklin Gothic Book"/>
            <w:noProof/>
            <w:rPrChange w:id="181" w:author="Makkineni Lokesh (MAS)" w:date="2019-09-25T13:34:00Z">
              <w:rPr>
                <w:rStyle w:val="Hyperlink"/>
                <w:noProof/>
              </w:rPr>
            </w:rPrChange>
          </w:rPr>
          <w:delText>Managing team access to an organization repository</w:delText>
        </w:r>
      </w:del>
      <w:del w:id="182" w:author="Makkineni Lokesh (MAS)" w:date="2019-09-25T13:34:00Z">
        <w:r w:rsidRPr="000F65ED" w:rsidDel="000F65ED">
          <w:rPr>
            <w:rStyle w:val="Hyperlink"/>
            <w:rFonts w:ascii="Franklin Gothic Book" w:hAnsi="Franklin Gothic Book"/>
            <w:noProof/>
            <w:rPrChange w:id="183" w:author="Makkineni Lokesh (MAS)" w:date="2019-09-25T13:34:00Z">
              <w:rPr>
                <w:rStyle w:val="Hyperlink"/>
                <w:noProof/>
              </w:rPr>
            </w:rPrChange>
          </w:rPr>
          <w:delText xml:space="preserve"> :</w:delText>
        </w:r>
        <w:r w:rsidRPr="0046332E" w:rsidDel="000F65ED">
          <w:rPr>
            <w:rFonts w:ascii="Franklin Gothic Book" w:hAnsi="Franklin Gothic Book"/>
            <w:noProof/>
            <w:webHidden/>
            <w:rPrChange w:id="184" w:author="Rohitashva Pandey (MFG)" w:date="2019-01-17T15:01:00Z">
              <w:rPr>
                <w:noProof/>
                <w:webHidden/>
              </w:rPr>
            </w:rPrChange>
          </w:rPr>
          <w:tab/>
          <w:delText>7</w:delText>
        </w:r>
      </w:del>
    </w:p>
    <w:p w14:paraId="6373DF0B" w14:textId="4245414C" w:rsidR="00E32A2E" w:rsidRPr="0046332E" w:rsidDel="000F65ED" w:rsidRDefault="00E32A2E">
      <w:pPr>
        <w:pStyle w:val="TOC1"/>
        <w:rPr>
          <w:del w:id="185" w:author="Makkineni Lokesh (MAS)" w:date="2019-09-25T13:34:00Z"/>
          <w:rFonts w:ascii="Franklin Gothic Book" w:eastAsiaTheme="minorEastAsia" w:hAnsi="Franklin Gothic Book"/>
          <w:b w:val="0"/>
          <w:caps w:val="0"/>
          <w:color w:val="auto"/>
          <w:spacing w:val="0"/>
          <w:rPrChange w:id="186" w:author="Rohitashva Pandey (MFG)" w:date="2019-01-17T15:01:00Z">
            <w:rPr>
              <w:del w:id="187" w:author="Makkineni Lokesh (MAS)" w:date="2019-09-25T13:34:00Z"/>
              <w:rFonts w:eastAsiaTheme="minorEastAsia"/>
              <w:b w:val="0"/>
              <w:caps w:val="0"/>
              <w:color w:val="auto"/>
              <w:spacing w:val="0"/>
            </w:rPr>
          </w:rPrChange>
        </w:rPr>
      </w:pPr>
      <w:del w:id="188" w:author="Makkineni Lokesh (MAS)" w:date="2019-09-25T13:34:00Z">
        <w:r w:rsidRPr="000F65ED" w:rsidDel="000F65ED">
          <w:rPr>
            <w:rStyle w:val="Hyperlink"/>
            <w:rFonts w:ascii="Franklin Gothic Book" w:hAnsi="Franklin Gothic Book"/>
            <w:rPrChange w:id="189" w:author="Makkineni Lokesh (MAS)" w:date="2019-09-25T13:34:00Z">
              <w:rPr>
                <w:rStyle w:val="Hyperlink"/>
              </w:rPr>
            </w:rPrChange>
          </w:rPr>
          <w:delText>5.</w:delText>
        </w:r>
        <w:r w:rsidRPr="0046332E" w:rsidDel="000F65ED">
          <w:rPr>
            <w:rFonts w:ascii="Franklin Gothic Book" w:eastAsiaTheme="minorEastAsia" w:hAnsi="Franklin Gothic Book"/>
            <w:b w:val="0"/>
            <w:caps w:val="0"/>
            <w:color w:val="auto"/>
            <w:spacing w:val="0"/>
            <w:rPrChange w:id="190" w:author="Rohitashva Pandey (MFG)" w:date="2019-01-17T15:01:00Z">
              <w:rPr>
                <w:rFonts w:eastAsiaTheme="minorEastAsia"/>
                <w:b w:val="0"/>
                <w:caps w:val="0"/>
                <w:color w:val="auto"/>
                <w:spacing w:val="0"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rPrChange w:id="191" w:author="Makkineni Lokesh (MAS)" w:date="2019-09-25T13:34:00Z">
              <w:rPr>
                <w:rStyle w:val="Hyperlink"/>
              </w:rPr>
            </w:rPrChange>
          </w:rPr>
          <w:delText>Github authentication with SAML single sign-on</w:delText>
        </w:r>
        <w:r w:rsidRPr="0046332E" w:rsidDel="000F65ED">
          <w:rPr>
            <w:rFonts w:ascii="Franklin Gothic Book" w:hAnsi="Franklin Gothic Book"/>
            <w:webHidden/>
            <w:rPrChange w:id="192" w:author="Rohitashva Pandey (MFG)" w:date="2019-01-17T15:01:00Z">
              <w:rPr>
                <w:webHidden/>
              </w:rPr>
            </w:rPrChange>
          </w:rPr>
          <w:tab/>
          <w:delText>10</w:delText>
        </w:r>
      </w:del>
    </w:p>
    <w:p w14:paraId="6F4088FA" w14:textId="0E294FFF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193" w:author="Makkineni Lokesh (MAS)" w:date="2019-09-25T13:34:00Z"/>
          <w:rFonts w:ascii="Franklin Gothic Book" w:eastAsiaTheme="minorEastAsia" w:hAnsi="Franklin Gothic Book"/>
          <w:noProof/>
          <w:rPrChange w:id="194" w:author="Rohitashva Pandey (MFG)" w:date="2019-01-17T15:01:00Z">
            <w:rPr>
              <w:del w:id="195" w:author="Makkineni Lokesh (MAS)" w:date="2019-09-25T13:34:00Z"/>
              <w:rFonts w:eastAsiaTheme="minorEastAsia"/>
              <w:noProof/>
            </w:rPr>
          </w:rPrChange>
        </w:rPr>
      </w:pPr>
      <w:del w:id="196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197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5.1.</w:delText>
        </w:r>
        <w:r w:rsidRPr="0046332E" w:rsidDel="000F65ED">
          <w:rPr>
            <w:rFonts w:ascii="Franklin Gothic Book" w:eastAsiaTheme="minorEastAsia" w:hAnsi="Franklin Gothic Book"/>
            <w:noProof/>
            <w:rPrChange w:id="198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199" w:author="Makkineni Lokesh (MAS)" w:date="2019-09-25T13:34:00Z">
              <w:rPr>
                <w:rStyle w:val="Hyperlink"/>
                <w:noProof/>
              </w:rPr>
            </w:rPrChange>
          </w:rPr>
          <w:delText>Process Overview :</w:delText>
        </w:r>
        <w:r w:rsidRPr="0046332E" w:rsidDel="000F65ED">
          <w:rPr>
            <w:rFonts w:ascii="Franklin Gothic Book" w:hAnsi="Franklin Gothic Book"/>
            <w:noProof/>
            <w:webHidden/>
            <w:rPrChange w:id="200" w:author="Rohitashva Pandey (MFG)" w:date="2019-01-17T15:01:00Z">
              <w:rPr>
                <w:noProof/>
                <w:webHidden/>
              </w:rPr>
            </w:rPrChange>
          </w:rPr>
          <w:tab/>
          <w:delText>10</w:delText>
        </w:r>
      </w:del>
    </w:p>
    <w:p w14:paraId="19D3D2D0" w14:textId="68F3EFBA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201" w:author="Makkineni Lokesh (MAS)" w:date="2019-09-25T13:34:00Z"/>
          <w:rFonts w:ascii="Franklin Gothic Book" w:eastAsiaTheme="minorEastAsia" w:hAnsi="Franklin Gothic Book"/>
          <w:noProof/>
          <w:rPrChange w:id="202" w:author="Rohitashva Pandey (MFG)" w:date="2019-01-17T15:01:00Z">
            <w:rPr>
              <w:del w:id="203" w:author="Makkineni Lokesh (MAS)" w:date="2019-09-25T13:34:00Z"/>
              <w:rFonts w:eastAsiaTheme="minorEastAsia"/>
              <w:noProof/>
            </w:rPr>
          </w:rPrChange>
        </w:rPr>
      </w:pPr>
      <w:del w:id="204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205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5.2.</w:delText>
        </w:r>
        <w:r w:rsidRPr="0046332E" w:rsidDel="000F65ED">
          <w:rPr>
            <w:rFonts w:ascii="Franklin Gothic Book" w:eastAsiaTheme="minorEastAsia" w:hAnsi="Franklin Gothic Book"/>
            <w:noProof/>
            <w:rPrChange w:id="206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207" w:author="Makkineni Lokesh (MAS)" w:date="2019-09-25T13:34:00Z">
              <w:rPr>
                <w:rStyle w:val="Hyperlink"/>
                <w:noProof/>
              </w:rPr>
            </w:rPrChange>
          </w:rPr>
          <w:delText>Steps to integrate SAML SSO with GitHub :</w:delText>
        </w:r>
        <w:r w:rsidRPr="0046332E" w:rsidDel="000F65ED">
          <w:rPr>
            <w:rFonts w:ascii="Franklin Gothic Book" w:hAnsi="Franklin Gothic Book"/>
            <w:noProof/>
            <w:webHidden/>
            <w:rPrChange w:id="208" w:author="Rohitashva Pandey (MFG)" w:date="2019-01-17T15:01:00Z">
              <w:rPr>
                <w:noProof/>
                <w:webHidden/>
              </w:rPr>
            </w:rPrChange>
          </w:rPr>
          <w:tab/>
          <w:delText>10</w:delText>
        </w:r>
      </w:del>
    </w:p>
    <w:p w14:paraId="6E4B2FEE" w14:textId="66973046" w:rsidR="00E32A2E" w:rsidRPr="0046332E" w:rsidDel="000F65ED" w:rsidRDefault="00E32A2E">
      <w:pPr>
        <w:pStyle w:val="TOC1"/>
        <w:rPr>
          <w:del w:id="209" w:author="Makkineni Lokesh (MAS)" w:date="2019-09-25T13:34:00Z"/>
          <w:rFonts w:ascii="Franklin Gothic Book" w:eastAsiaTheme="minorEastAsia" w:hAnsi="Franklin Gothic Book"/>
          <w:b w:val="0"/>
          <w:caps w:val="0"/>
          <w:color w:val="auto"/>
          <w:spacing w:val="0"/>
          <w:rPrChange w:id="210" w:author="Rohitashva Pandey (MFG)" w:date="2019-01-17T15:01:00Z">
            <w:rPr>
              <w:del w:id="211" w:author="Makkineni Lokesh (MAS)" w:date="2019-09-25T13:34:00Z"/>
              <w:rFonts w:eastAsiaTheme="minorEastAsia"/>
              <w:b w:val="0"/>
              <w:caps w:val="0"/>
              <w:color w:val="auto"/>
              <w:spacing w:val="0"/>
            </w:rPr>
          </w:rPrChange>
        </w:rPr>
      </w:pPr>
      <w:del w:id="212" w:author="Makkineni Lokesh (MAS)" w:date="2019-09-25T13:34:00Z">
        <w:r w:rsidRPr="000F65ED" w:rsidDel="000F65ED">
          <w:rPr>
            <w:rStyle w:val="Hyperlink"/>
            <w:rFonts w:ascii="Franklin Gothic Book" w:hAnsi="Franklin Gothic Book"/>
            <w:rPrChange w:id="213" w:author="Makkineni Lokesh (MAS)" w:date="2019-09-25T13:34:00Z">
              <w:rPr>
                <w:rStyle w:val="Hyperlink"/>
              </w:rPr>
            </w:rPrChange>
          </w:rPr>
          <w:delText>6.</w:delText>
        </w:r>
        <w:r w:rsidRPr="0046332E" w:rsidDel="000F65ED">
          <w:rPr>
            <w:rFonts w:ascii="Franklin Gothic Book" w:eastAsiaTheme="minorEastAsia" w:hAnsi="Franklin Gothic Book"/>
            <w:b w:val="0"/>
            <w:caps w:val="0"/>
            <w:color w:val="auto"/>
            <w:spacing w:val="0"/>
            <w:rPrChange w:id="214" w:author="Rohitashva Pandey (MFG)" w:date="2019-01-17T15:01:00Z">
              <w:rPr>
                <w:rFonts w:eastAsiaTheme="minorEastAsia"/>
                <w:b w:val="0"/>
                <w:caps w:val="0"/>
                <w:color w:val="auto"/>
                <w:spacing w:val="0"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rPrChange w:id="215" w:author="Makkineni Lokesh (MAS)" w:date="2019-09-25T13:34:00Z">
              <w:rPr>
                <w:rStyle w:val="Hyperlink"/>
              </w:rPr>
            </w:rPrChange>
          </w:rPr>
          <w:delText>Installation of Git in the local machine and ide integration</w:delText>
        </w:r>
        <w:r w:rsidRPr="0046332E" w:rsidDel="000F65ED">
          <w:rPr>
            <w:rFonts w:ascii="Franklin Gothic Book" w:hAnsi="Franklin Gothic Book"/>
            <w:webHidden/>
            <w:rPrChange w:id="216" w:author="Rohitashva Pandey (MFG)" w:date="2019-01-17T15:01:00Z">
              <w:rPr>
                <w:webHidden/>
              </w:rPr>
            </w:rPrChange>
          </w:rPr>
          <w:tab/>
          <w:delText>11</w:delText>
        </w:r>
      </w:del>
    </w:p>
    <w:p w14:paraId="557AAA68" w14:textId="4676AE1C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217" w:author="Makkineni Lokesh (MAS)" w:date="2019-09-25T13:34:00Z"/>
          <w:rFonts w:ascii="Franklin Gothic Book" w:eastAsiaTheme="minorEastAsia" w:hAnsi="Franklin Gothic Book"/>
          <w:noProof/>
          <w:rPrChange w:id="218" w:author="Rohitashva Pandey (MFG)" w:date="2019-01-17T15:01:00Z">
            <w:rPr>
              <w:del w:id="219" w:author="Makkineni Lokesh (MAS)" w:date="2019-09-25T13:34:00Z"/>
              <w:rFonts w:eastAsiaTheme="minorEastAsia"/>
              <w:noProof/>
            </w:rPr>
          </w:rPrChange>
        </w:rPr>
      </w:pPr>
      <w:del w:id="220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221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6.1.</w:delText>
        </w:r>
        <w:r w:rsidRPr="0046332E" w:rsidDel="000F65ED">
          <w:rPr>
            <w:rFonts w:ascii="Franklin Gothic Book" w:eastAsiaTheme="minorEastAsia" w:hAnsi="Franklin Gothic Book"/>
            <w:noProof/>
            <w:rPrChange w:id="222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223" w:author="Makkineni Lokesh (MAS)" w:date="2019-09-25T13:34:00Z">
              <w:rPr>
                <w:rStyle w:val="Hyperlink"/>
                <w:noProof/>
              </w:rPr>
            </w:rPrChange>
          </w:rPr>
          <w:delText>Process Overview :</w:delText>
        </w:r>
        <w:r w:rsidRPr="0046332E" w:rsidDel="000F65ED">
          <w:rPr>
            <w:rFonts w:ascii="Franklin Gothic Book" w:hAnsi="Franklin Gothic Book"/>
            <w:noProof/>
            <w:webHidden/>
            <w:rPrChange w:id="224" w:author="Rohitashva Pandey (MFG)" w:date="2019-01-17T15:01:00Z">
              <w:rPr>
                <w:noProof/>
                <w:webHidden/>
              </w:rPr>
            </w:rPrChange>
          </w:rPr>
          <w:tab/>
          <w:delText>11</w:delText>
        </w:r>
      </w:del>
    </w:p>
    <w:p w14:paraId="5DE835D1" w14:textId="23BBC178" w:rsidR="00E32A2E" w:rsidRPr="0046332E" w:rsidDel="000F65ED" w:rsidRDefault="00E32A2E">
      <w:pPr>
        <w:pStyle w:val="TOC2"/>
        <w:tabs>
          <w:tab w:val="left" w:pos="880"/>
          <w:tab w:val="right" w:leader="dot" w:pos="9350"/>
        </w:tabs>
        <w:rPr>
          <w:del w:id="225" w:author="Makkineni Lokesh (MAS)" w:date="2019-09-25T13:34:00Z"/>
          <w:rFonts w:ascii="Franklin Gothic Book" w:eastAsiaTheme="minorEastAsia" w:hAnsi="Franklin Gothic Book"/>
          <w:noProof/>
          <w:rPrChange w:id="226" w:author="Rohitashva Pandey (MFG)" w:date="2019-01-17T15:01:00Z">
            <w:rPr>
              <w:del w:id="227" w:author="Makkineni Lokesh (MAS)" w:date="2019-09-25T13:34:00Z"/>
              <w:rFonts w:eastAsiaTheme="minorEastAsia"/>
              <w:noProof/>
            </w:rPr>
          </w:rPrChange>
        </w:rPr>
      </w:pPr>
      <w:del w:id="228" w:author="Makkineni Lokesh (MAS)" w:date="2019-09-25T13:34:00Z">
        <w:r w:rsidRPr="000F65ED" w:rsidDel="000F65ED">
          <w:rPr>
            <w:rStyle w:val="Hyperlink"/>
            <w:rFonts w:ascii="Franklin Gothic Book" w:eastAsia="Calibri" w:hAnsi="Franklin Gothic Book"/>
            <w:bCs/>
            <w:noProof/>
            <w:w w:val="99"/>
            <w:rPrChange w:id="229" w:author="Makkineni Lokesh (MAS)" w:date="2019-09-25T13:34:00Z">
              <w:rPr>
                <w:rStyle w:val="Hyperlink"/>
                <w:rFonts w:ascii="Calibri" w:eastAsia="Calibri" w:hAnsi="Calibri"/>
                <w:bCs/>
                <w:noProof/>
                <w:w w:val="99"/>
              </w:rPr>
            </w:rPrChange>
          </w:rPr>
          <w:delText>6.2.</w:delText>
        </w:r>
        <w:r w:rsidRPr="0046332E" w:rsidDel="000F65ED">
          <w:rPr>
            <w:rFonts w:ascii="Franklin Gothic Book" w:eastAsiaTheme="minorEastAsia" w:hAnsi="Franklin Gothic Book"/>
            <w:noProof/>
            <w:rPrChange w:id="230" w:author="Rohitashva Pandey (MFG)" w:date="2019-01-17T15:01:00Z">
              <w:rPr>
                <w:rFonts w:eastAsiaTheme="minorEastAsia"/>
                <w:noProof/>
              </w:rPr>
            </w:rPrChange>
          </w:rPr>
          <w:tab/>
        </w:r>
        <w:r w:rsidRPr="000F65ED" w:rsidDel="000F65ED">
          <w:rPr>
            <w:rStyle w:val="Hyperlink"/>
            <w:rFonts w:ascii="Franklin Gothic Book" w:hAnsi="Franklin Gothic Book"/>
            <w:noProof/>
            <w:rPrChange w:id="231" w:author="Makkineni Lokesh (MAS)" w:date="2019-09-25T13:34:00Z">
              <w:rPr>
                <w:rStyle w:val="Hyperlink"/>
                <w:noProof/>
              </w:rPr>
            </w:rPrChange>
          </w:rPr>
          <w:delText>Steps for Git installation and integration with IDE:</w:delText>
        </w:r>
        <w:r w:rsidRPr="0046332E" w:rsidDel="000F65ED">
          <w:rPr>
            <w:rFonts w:ascii="Franklin Gothic Book" w:hAnsi="Franklin Gothic Book"/>
            <w:noProof/>
            <w:webHidden/>
            <w:rPrChange w:id="232" w:author="Rohitashva Pandey (MFG)" w:date="2019-01-17T15:01:00Z">
              <w:rPr>
                <w:noProof/>
                <w:webHidden/>
              </w:rPr>
            </w:rPrChange>
          </w:rPr>
          <w:tab/>
          <w:delText>11</w:delText>
        </w:r>
      </w:del>
    </w:p>
    <w:p w14:paraId="3204A6AC" w14:textId="4A527C0F" w:rsidR="002944FF" w:rsidRPr="0046332E" w:rsidRDefault="00F5583D" w:rsidP="00576F6F">
      <w:pPr>
        <w:suppressLineNumbers/>
        <w:rPr>
          <w:rFonts w:ascii="Franklin Gothic Book" w:hAnsi="Franklin Gothic Book"/>
          <w:rPrChange w:id="233" w:author="Rohitashva Pandey (MFG)" w:date="2019-01-17T15:01:00Z">
            <w:rPr/>
          </w:rPrChange>
        </w:rPr>
      </w:pPr>
      <w:r w:rsidRPr="0046332E">
        <w:rPr>
          <w:rFonts w:ascii="Franklin Gothic Book" w:eastAsiaTheme="majorEastAsia" w:hAnsi="Franklin Gothic Book" w:cstheme="majorBidi"/>
          <w:b/>
          <w:caps/>
          <w:noProof/>
          <w:color w:val="2E74B5" w:themeColor="accent1" w:themeShade="BF"/>
          <w:spacing w:val="-1"/>
          <w:sz w:val="32"/>
          <w:szCs w:val="32"/>
          <w:rPrChange w:id="234" w:author="Rohitashva Pandey (MFG)" w:date="2019-01-17T15:01:00Z">
            <w:rPr>
              <w:rFonts w:asciiTheme="majorHAnsi" w:eastAsiaTheme="majorEastAsia" w:hAnsiTheme="majorHAnsi" w:cstheme="majorBidi"/>
              <w:b/>
              <w:caps/>
              <w:noProof/>
              <w:color w:val="2E74B5" w:themeColor="accent1" w:themeShade="BF"/>
              <w:spacing w:val="-1"/>
              <w:sz w:val="32"/>
              <w:szCs w:val="32"/>
            </w:rPr>
          </w:rPrChange>
        </w:rPr>
        <w:fldChar w:fldCharType="end"/>
      </w:r>
    </w:p>
    <w:p w14:paraId="0F207525" w14:textId="77777777" w:rsidR="002944FF" w:rsidRPr="0046332E" w:rsidRDefault="002944FF">
      <w:pPr>
        <w:rPr>
          <w:rFonts w:ascii="Franklin Gothic Book" w:hAnsi="Franklin Gothic Book"/>
          <w:rPrChange w:id="235" w:author="Rohitashva Pandey (MFG)" w:date="2019-01-17T15:01:00Z">
            <w:rPr/>
          </w:rPrChange>
        </w:rPr>
      </w:pPr>
    </w:p>
    <w:p w14:paraId="6B3AC875" w14:textId="77777777" w:rsidR="002944FF" w:rsidRPr="0046332E" w:rsidRDefault="002944FF">
      <w:pPr>
        <w:rPr>
          <w:rFonts w:ascii="Franklin Gothic Book" w:hAnsi="Franklin Gothic Book"/>
          <w:rPrChange w:id="236" w:author="Rohitashva Pandey (MFG)" w:date="2019-01-17T15:01:00Z">
            <w:rPr/>
          </w:rPrChange>
        </w:rPr>
      </w:pPr>
    </w:p>
    <w:p w14:paraId="49291D4D" w14:textId="77777777" w:rsidR="002944FF" w:rsidRPr="0046332E" w:rsidRDefault="002944FF">
      <w:pPr>
        <w:rPr>
          <w:rFonts w:ascii="Franklin Gothic Book" w:hAnsi="Franklin Gothic Book"/>
          <w:rPrChange w:id="237" w:author="Rohitashva Pandey (MFG)" w:date="2019-01-17T15:01:00Z">
            <w:rPr/>
          </w:rPrChange>
        </w:rPr>
      </w:pPr>
    </w:p>
    <w:p w14:paraId="4955E2EC" w14:textId="77777777" w:rsidR="002944FF" w:rsidRPr="0046332E" w:rsidRDefault="002944FF">
      <w:pPr>
        <w:rPr>
          <w:rFonts w:ascii="Franklin Gothic Book" w:hAnsi="Franklin Gothic Book"/>
          <w:rPrChange w:id="238" w:author="Rohitashva Pandey (MFG)" w:date="2019-01-17T15:01:00Z">
            <w:rPr/>
          </w:rPrChange>
        </w:rPr>
      </w:pPr>
    </w:p>
    <w:p w14:paraId="7EEF4A4D" w14:textId="66E97739" w:rsidR="002944FF" w:rsidRPr="0046332E" w:rsidDel="007F1DA0" w:rsidRDefault="002944FF">
      <w:pPr>
        <w:rPr>
          <w:del w:id="239" w:author="Makkineni Lokesh (MAS)" w:date="2019-09-25T13:37:00Z"/>
          <w:rFonts w:ascii="Franklin Gothic Book" w:hAnsi="Franklin Gothic Book"/>
          <w:rPrChange w:id="240" w:author="Rohitashva Pandey (MFG)" w:date="2019-01-17T15:01:00Z">
            <w:rPr>
              <w:del w:id="241" w:author="Makkineni Lokesh (MAS)" w:date="2019-09-25T13:37:00Z"/>
            </w:rPr>
          </w:rPrChange>
        </w:rPr>
      </w:pPr>
      <w:bookmarkStart w:id="242" w:name="_Toc20311097"/>
      <w:bookmarkStart w:id="243" w:name="_Toc20315559"/>
      <w:bookmarkStart w:id="244" w:name="_Toc20316816"/>
      <w:bookmarkStart w:id="245" w:name="_Toc20316939"/>
      <w:bookmarkEnd w:id="242"/>
      <w:bookmarkEnd w:id="243"/>
      <w:bookmarkEnd w:id="244"/>
      <w:bookmarkEnd w:id="245"/>
    </w:p>
    <w:p w14:paraId="3D02729F" w14:textId="75776BF6" w:rsidR="002944FF" w:rsidRPr="0046332E" w:rsidDel="007F1DA0" w:rsidRDefault="002944FF">
      <w:pPr>
        <w:rPr>
          <w:del w:id="246" w:author="Makkineni Lokesh (MAS)" w:date="2019-09-25T13:37:00Z"/>
          <w:rFonts w:ascii="Franklin Gothic Book" w:hAnsi="Franklin Gothic Book"/>
          <w:rPrChange w:id="247" w:author="Rohitashva Pandey (MFG)" w:date="2019-01-17T15:01:00Z">
            <w:rPr>
              <w:del w:id="248" w:author="Makkineni Lokesh (MAS)" w:date="2019-09-25T13:37:00Z"/>
            </w:rPr>
          </w:rPrChange>
        </w:rPr>
      </w:pPr>
      <w:bookmarkStart w:id="249" w:name="_Toc20311098"/>
      <w:bookmarkStart w:id="250" w:name="_Toc20315560"/>
      <w:bookmarkStart w:id="251" w:name="_Toc20316817"/>
      <w:bookmarkStart w:id="252" w:name="_Toc20316940"/>
      <w:bookmarkEnd w:id="249"/>
      <w:bookmarkEnd w:id="250"/>
      <w:bookmarkEnd w:id="251"/>
      <w:bookmarkEnd w:id="252"/>
    </w:p>
    <w:p w14:paraId="21F400F9" w14:textId="082F3A89" w:rsidR="002944FF" w:rsidRPr="0046332E" w:rsidDel="007F1DA0" w:rsidRDefault="002944FF">
      <w:pPr>
        <w:rPr>
          <w:del w:id="253" w:author="Makkineni Lokesh (MAS)" w:date="2019-09-25T13:37:00Z"/>
          <w:rFonts w:ascii="Franklin Gothic Book" w:hAnsi="Franklin Gothic Book"/>
          <w:rPrChange w:id="254" w:author="Rohitashva Pandey (MFG)" w:date="2019-01-17T15:01:00Z">
            <w:rPr>
              <w:del w:id="255" w:author="Makkineni Lokesh (MAS)" w:date="2019-09-25T13:37:00Z"/>
            </w:rPr>
          </w:rPrChange>
        </w:rPr>
      </w:pPr>
      <w:bookmarkStart w:id="256" w:name="_Toc20311099"/>
      <w:bookmarkStart w:id="257" w:name="_Toc20315561"/>
      <w:bookmarkStart w:id="258" w:name="_Toc20316818"/>
      <w:bookmarkStart w:id="259" w:name="_Toc20316941"/>
      <w:bookmarkEnd w:id="256"/>
      <w:bookmarkEnd w:id="257"/>
      <w:bookmarkEnd w:id="258"/>
      <w:bookmarkEnd w:id="259"/>
    </w:p>
    <w:p w14:paraId="28D627AD" w14:textId="6163CB59" w:rsidR="002944FF" w:rsidRPr="0046332E" w:rsidDel="007F1DA0" w:rsidRDefault="002944FF">
      <w:pPr>
        <w:rPr>
          <w:del w:id="260" w:author="Makkineni Lokesh (MAS)" w:date="2019-09-25T13:37:00Z"/>
          <w:rFonts w:ascii="Franklin Gothic Book" w:hAnsi="Franklin Gothic Book"/>
          <w:rPrChange w:id="261" w:author="Rohitashva Pandey (MFG)" w:date="2019-01-17T15:01:00Z">
            <w:rPr>
              <w:del w:id="262" w:author="Makkineni Lokesh (MAS)" w:date="2019-09-25T13:37:00Z"/>
            </w:rPr>
          </w:rPrChange>
        </w:rPr>
      </w:pPr>
      <w:bookmarkStart w:id="263" w:name="_Toc20311100"/>
      <w:bookmarkStart w:id="264" w:name="_Toc20315562"/>
      <w:bookmarkStart w:id="265" w:name="_Toc20316819"/>
      <w:bookmarkStart w:id="266" w:name="_Toc20316942"/>
      <w:bookmarkEnd w:id="263"/>
      <w:bookmarkEnd w:id="264"/>
      <w:bookmarkEnd w:id="265"/>
      <w:bookmarkEnd w:id="266"/>
    </w:p>
    <w:p w14:paraId="3ABCDBCF" w14:textId="454078C4" w:rsidR="002944FF" w:rsidRPr="0046332E" w:rsidDel="007F1DA0" w:rsidRDefault="002944FF">
      <w:pPr>
        <w:rPr>
          <w:del w:id="267" w:author="Makkineni Lokesh (MAS)" w:date="2019-09-25T13:37:00Z"/>
          <w:rFonts w:ascii="Franklin Gothic Book" w:hAnsi="Franklin Gothic Book"/>
          <w:rPrChange w:id="268" w:author="Rohitashva Pandey (MFG)" w:date="2019-01-17T15:01:00Z">
            <w:rPr>
              <w:del w:id="269" w:author="Makkineni Lokesh (MAS)" w:date="2019-09-25T13:37:00Z"/>
            </w:rPr>
          </w:rPrChange>
        </w:rPr>
      </w:pPr>
      <w:bookmarkStart w:id="270" w:name="_Toc20311101"/>
      <w:bookmarkStart w:id="271" w:name="_Toc20315563"/>
      <w:bookmarkStart w:id="272" w:name="_Toc20316820"/>
      <w:bookmarkStart w:id="273" w:name="_Toc20316943"/>
      <w:bookmarkEnd w:id="270"/>
      <w:bookmarkEnd w:id="271"/>
      <w:bookmarkEnd w:id="272"/>
      <w:bookmarkEnd w:id="273"/>
    </w:p>
    <w:p w14:paraId="7A49645F" w14:textId="234DD14B" w:rsidR="002944FF" w:rsidRPr="0046332E" w:rsidDel="007F1DA0" w:rsidRDefault="002944FF">
      <w:pPr>
        <w:rPr>
          <w:del w:id="274" w:author="Makkineni Lokesh (MAS)" w:date="2019-09-25T13:37:00Z"/>
          <w:rFonts w:ascii="Franklin Gothic Book" w:hAnsi="Franklin Gothic Book"/>
          <w:rPrChange w:id="275" w:author="Rohitashva Pandey (MFG)" w:date="2019-01-17T15:01:00Z">
            <w:rPr>
              <w:del w:id="276" w:author="Makkineni Lokesh (MAS)" w:date="2019-09-25T13:37:00Z"/>
            </w:rPr>
          </w:rPrChange>
        </w:rPr>
      </w:pPr>
      <w:bookmarkStart w:id="277" w:name="_Toc20311102"/>
      <w:bookmarkStart w:id="278" w:name="_Toc20315564"/>
      <w:bookmarkStart w:id="279" w:name="_Toc20316821"/>
      <w:bookmarkStart w:id="280" w:name="_Toc20316944"/>
      <w:bookmarkEnd w:id="277"/>
      <w:bookmarkEnd w:id="278"/>
      <w:bookmarkEnd w:id="279"/>
      <w:bookmarkEnd w:id="280"/>
    </w:p>
    <w:p w14:paraId="6C9C77FC" w14:textId="647AE70D" w:rsidR="002944FF" w:rsidRPr="0046332E" w:rsidDel="007F1DA0" w:rsidRDefault="002944FF">
      <w:pPr>
        <w:rPr>
          <w:del w:id="281" w:author="Makkineni Lokesh (MAS)" w:date="2019-09-25T13:37:00Z"/>
          <w:rFonts w:ascii="Franklin Gothic Book" w:hAnsi="Franklin Gothic Book"/>
          <w:rPrChange w:id="282" w:author="Rohitashva Pandey (MFG)" w:date="2019-01-17T15:01:00Z">
            <w:rPr>
              <w:del w:id="283" w:author="Makkineni Lokesh (MAS)" w:date="2019-09-25T13:37:00Z"/>
            </w:rPr>
          </w:rPrChange>
        </w:rPr>
      </w:pPr>
      <w:bookmarkStart w:id="284" w:name="_Toc20311103"/>
      <w:bookmarkStart w:id="285" w:name="_Toc20315565"/>
      <w:bookmarkStart w:id="286" w:name="_Toc20316822"/>
      <w:bookmarkStart w:id="287" w:name="_Toc20316945"/>
      <w:bookmarkEnd w:id="284"/>
      <w:bookmarkEnd w:id="285"/>
      <w:bookmarkEnd w:id="286"/>
      <w:bookmarkEnd w:id="287"/>
    </w:p>
    <w:p w14:paraId="49B3F8E8" w14:textId="68A677BA" w:rsidR="002944FF" w:rsidRPr="0046332E" w:rsidDel="007F1DA0" w:rsidRDefault="002944FF">
      <w:pPr>
        <w:rPr>
          <w:del w:id="288" w:author="Makkineni Lokesh (MAS)" w:date="2019-09-25T13:37:00Z"/>
          <w:rFonts w:ascii="Franklin Gothic Book" w:hAnsi="Franklin Gothic Book"/>
          <w:rPrChange w:id="289" w:author="Rohitashva Pandey (MFG)" w:date="2019-01-17T15:01:00Z">
            <w:rPr>
              <w:del w:id="290" w:author="Makkineni Lokesh (MAS)" w:date="2019-09-25T13:37:00Z"/>
            </w:rPr>
          </w:rPrChange>
        </w:rPr>
      </w:pPr>
      <w:bookmarkStart w:id="291" w:name="_Toc20311104"/>
      <w:bookmarkStart w:id="292" w:name="_Toc20315566"/>
      <w:bookmarkStart w:id="293" w:name="_Toc20316823"/>
      <w:bookmarkStart w:id="294" w:name="_Toc20316946"/>
      <w:bookmarkEnd w:id="291"/>
      <w:bookmarkEnd w:id="292"/>
      <w:bookmarkEnd w:id="293"/>
      <w:bookmarkEnd w:id="294"/>
    </w:p>
    <w:p w14:paraId="1860A796" w14:textId="2F49B94D" w:rsidR="002944FF" w:rsidRPr="0046332E" w:rsidDel="007F1DA0" w:rsidRDefault="002944FF">
      <w:pPr>
        <w:rPr>
          <w:del w:id="295" w:author="Makkineni Lokesh (MAS)" w:date="2019-09-25T13:37:00Z"/>
          <w:rFonts w:ascii="Franklin Gothic Book" w:hAnsi="Franklin Gothic Book"/>
          <w:rPrChange w:id="296" w:author="Rohitashva Pandey (MFG)" w:date="2019-01-17T15:01:00Z">
            <w:rPr>
              <w:del w:id="297" w:author="Makkineni Lokesh (MAS)" w:date="2019-09-25T13:37:00Z"/>
            </w:rPr>
          </w:rPrChange>
        </w:rPr>
      </w:pPr>
      <w:bookmarkStart w:id="298" w:name="_Toc20311105"/>
      <w:bookmarkStart w:id="299" w:name="_Toc20315567"/>
      <w:bookmarkStart w:id="300" w:name="_Toc20316824"/>
      <w:bookmarkStart w:id="301" w:name="_Toc20316947"/>
      <w:bookmarkEnd w:id="298"/>
      <w:bookmarkEnd w:id="299"/>
      <w:bookmarkEnd w:id="300"/>
      <w:bookmarkEnd w:id="301"/>
    </w:p>
    <w:p w14:paraId="4F09EE06" w14:textId="23DE181B" w:rsidR="002944FF" w:rsidRPr="0046332E" w:rsidDel="007F1DA0" w:rsidRDefault="002944FF">
      <w:pPr>
        <w:rPr>
          <w:del w:id="302" w:author="Makkineni Lokesh (MAS)" w:date="2019-09-25T13:37:00Z"/>
          <w:rFonts w:ascii="Franklin Gothic Book" w:hAnsi="Franklin Gothic Book"/>
          <w:rPrChange w:id="303" w:author="Rohitashva Pandey (MFG)" w:date="2019-01-17T15:01:00Z">
            <w:rPr>
              <w:del w:id="304" w:author="Makkineni Lokesh (MAS)" w:date="2019-09-25T13:37:00Z"/>
            </w:rPr>
          </w:rPrChange>
        </w:rPr>
      </w:pPr>
      <w:bookmarkStart w:id="305" w:name="_Toc20311106"/>
      <w:bookmarkStart w:id="306" w:name="_Toc20315568"/>
      <w:bookmarkStart w:id="307" w:name="_Toc20316825"/>
      <w:bookmarkStart w:id="308" w:name="_Toc20316948"/>
      <w:bookmarkEnd w:id="305"/>
      <w:bookmarkEnd w:id="306"/>
      <w:bookmarkEnd w:id="307"/>
      <w:bookmarkEnd w:id="308"/>
    </w:p>
    <w:p w14:paraId="7631C17F" w14:textId="1E5A5A22" w:rsidR="007A12EC" w:rsidRPr="0046332E" w:rsidRDefault="00DF2931" w:rsidP="003116E7">
      <w:pPr>
        <w:pStyle w:val="Heading1"/>
        <w:numPr>
          <w:ilvl w:val="0"/>
          <w:numId w:val="19"/>
        </w:numPr>
        <w:rPr>
          <w:rFonts w:ascii="Franklin Gothic Book" w:hAnsi="Franklin Gothic Book"/>
          <w:b/>
          <w:caps/>
          <w:color w:val="FF0000"/>
          <w:sz w:val="28"/>
          <w:szCs w:val="28"/>
          <w:rPrChange w:id="309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</w:pPr>
      <w:bookmarkStart w:id="310" w:name="_Toc20316949"/>
      <w:r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311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>Document Control</w:t>
      </w:r>
      <w:bookmarkEnd w:id="310"/>
    </w:p>
    <w:p w14:paraId="6DD92B42" w14:textId="2C881AD4" w:rsidR="00EC7BDC" w:rsidRPr="0046332E" w:rsidRDefault="00EC7BDC" w:rsidP="00EC7BDC">
      <w:pPr>
        <w:spacing w:before="294"/>
        <w:ind w:left="104" w:right="165"/>
        <w:rPr>
          <w:rFonts w:ascii="Franklin Gothic Book" w:eastAsia="Calibri" w:hAnsi="Franklin Gothic Book" w:cs="Calibri"/>
          <w:sz w:val="24"/>
          <w:szCs w:val="24"/>
          <w:rPrChange w:id="312" w:author="Rohitashva Pandey (MFG)" w:date="2019-01-17T15:01:00Z">
            <w:rPr>
              <w:rFonts w:ascii="Calibri" w:eastAsia="Calibri" w:hAnsi="Calibri" w:cs="Calibri"/>
              <w:sz w:val="24"/>
              <w:szCs w:val="24"/>
            </w:rPr>
          </w:rPrChange>
        </w:rPr>
      </w:pPr>
      <w:r w:rsidRPr="0046332E">
        <w:rPr>
          <w:rFonts w:ascii="Franklin Gothic Book" w:hAnsi="Franklin Gothic Book"/>
          <w:sz w:val="24"/>
          <w:rPrChange w:id="313" w:author="Rohitashva Pandey (MFG)" w:date="2019-01-17T15:01:00Z">
            <w:rPr>
              <w:rFonts w:ascii="Calibri"/>
              <w:sz w:val="24"/>
            </w:rPr>
          </w:rPrChange>
        </w:rPr>
        <w:t>The</w:t>
      </w:r>
      <w:r w:rsidRPr="0046332E">
        <w:rPr>
          <w:rFonts w:ascii="Franklin Gothic Book" w:hAnsi="Franklin Gothic Book"/>
          <w:spacing w:val="-5"/>
          <w:sz w:val="24"/>
          <w:rPrChange w:id="314" w:author="Rohitashva Pandey (MFG)" w:date="2019-01-17T15:01:00Z">
            <w:rPr>
              <w:rFonts w:ascii="Calibri"/>
              <w:spacing w:val="-5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15" w:author="Rohitashva Pandey (MFG)" w:date="2019-01-17T15:01:00Z">
            <w:rPr>
              <w:rFonts w:ascii="Calibri"/>
              <w:spacing w:val="-1"/>
              <w:sz w:val="24"/>
            </w:rPr>
          </w:rPrChange>
        </w:rPr>
        <w:t>purpose</w:t>
      </w:r>
      <w:r w:rsidRPr="0046332E">
        <w:rPr>
          <w:rFonts w:ascii="Franklin Gothic Book" w:hAnsi="Franklin Gothic Book"/>
          <w:spacing w:val="-5"/>
          <w:sz w:val="24"/>
          <w:rPrChange w:id="316" w:author="Rohitashva Pandey (MFG)" w:date="2019-01-17T15:01:00Z">
            <w:rPr>
              <w:rFonts w:ascii="Calibri"/>
              <w:spacing w:val="-5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z w:val="24"/>
          <w:rPrChange w:id="317" w:author="Rohitashva Pandey (MFG)" w:date="2019-01-17T15:01:00Z">
            <w:rPr>
              <w:rFonts w:ascii="Calibri"/>
              <w:sz w:val="24"/>
            </w:rPr>
          </w:rPrChange>
        </w:rPr>
        <w:t>of</w:t>
      </w:r>
      <w:r w:rsidRPr="0046332E">
        <w:rPr>
          <w:rFonts w:ascii="Franklin Gothic Book" w:hAnsi="Franklin Gothic Book"/>
          <w:spacing w:val="-4"/>
          <w:sz w:val="24"/>
          <w:rPrChange w:id="318" w:author="Rohitashva Pandey (MFG)" w:date="2019-01-17T15:01:00Z">
            <w:rPr>
              <w:rFonts w:ascii="Calibri"/>
              <w:spacing w:val="-4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19" w:author="Rohitashva Pandey (MFG)" w:date="2019-01-17T15:01:00Z">
            <w:rPr>
              <w:rFonts w:ascii="Calibri"/>
              <w:spacing w:val="-1"/>
              <w:sz w:val="24"/>
            </w:rPr>
          </w:rPrChange>
        </w:rPr>
        <w:t>document</w:t>
      </w:r>
      <w:r w:rsidRPr="0046332E">
        <w:rPr>
          <w:rFonts w:ascii="Franklin Gothic Book" w:hAnsi="Franklin Gothic Book"/>
          <w:spacing w:val="-2"/>
          <w:sz w:val="24"/>
          <w:rPrChange w:id="320" w:author="Rohitashva Pandey (MFG)" w:date="2019-01-17T15:01:00Z">
            <w:rPr>
              <w:rFonts w:ascii="Calibri"/>
              <w:spacing w:val="-2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21" w:author="Rohitashva Pandey (MFG)" w:date="2019-01-17T15:01:00Z">
            <w:rPr>
              <w:rFonts w:ascii="Calibri"/>
              <w:spacing w:val="-1"/>
              <w:sz w:val="24"/>
            </w:rPr>
          </w:rPrChange>
        </w:rPr>
        <w:t>control</w:t>
      </w:r>
      <w:r w:rsidRPr="0046332E">
        <w:rPr>
          <w:rFonts w:ascii="Franklin Gothic Book" w:hAnsi="Franklin Gothic Book"/>
          <w:spacing w:val="-5"/>
          <w:sz w:val="24"/>
          <w:rPrChange w:id="322" w:author="Rohitashva Pandey (MFG)" w:date="2019-01-17T15:01:00Z">
            <w:rPr>
              <w:rFonts w:ascii="Calibri"/>
              <w:spacing w:val="-5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z w:val="24"/>
          <w:rPrChange w:id="323" w:author="Rohitashva Pandey (MFG)" w:date="2019-01-17T15:01:00Z">
            <w:rPr>
              <w:rFonts w:ascii="Calibri"/>
              <w:sz w:val="24"/>
            </w:rPr>
          </w:rPrChange>
        </w:rPr>
        <w:t>is</w:t>
      </w:r>
      <w:r w:rsidRPr="0046332E">
        <w:rPr>
          <w:rFonts w:ascii="Franklin Gothic Book" w:hAnsi="Franklin Gothic Book"/>
          <w:spacing w:val="-3"/>
          <w:sz w:val="24"/>
          <w:rPrChange w:id="324" w:author="Rohitashva Pandey (MFG)" w:date="2019-01-17T15:01:00Z">
            <w:rPr>
              <w:rFonts w:ascii="Calibri"/>
              <w:spacing w:val="-3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25" w:author="Rohitashva Pandey (MFG)" w:date="2019-01-17T15:01:00Z">
            <w:rPr>
              <w:rFonts w:ascii="Calibri"/>
              <w:spacing w:val="-1"/>
              <w:sz w:val="24"/>
            </w:rPr>
          </w:rPrChange>
        </w:rPr>
        <w:t>to</w:t>
      </w:r>
      <w:r w:rsidRPr="0046332E">
        <w:rPr>
          <w:rFonts w:ascii="Franklin Gothic Book" w:hAnsi="Franklin Gothic Book"/>
          <w:spacing w:val="-5"/>
          <w:sz w:val="24"/>
          <w:rPrChange w:id="326" w:author="Rohitashva Pandey (MFG)" w:date="2019-01-17T15:01:00Z">
            <w:rPr>
              <w:rFonts w:ascii="Calibri"/>
              <w:spacing w:val="-5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z w:val="24"/>
          <w:rPrChange w:id="327" w:author="Rohitashva Pandey (MFG)" w:date="2019-01-17T15:01:00Z">
            <w:rPr>
              <w:rFonts w:ascii="Calibri"/>
              <w:sz w:val="24"/>
            </w:rPr>
          </w:rPrChange>
        </w:rPr>
        <w:t>track</w:t>
      </w:r>
      <w:r w:rsidRPr="0046332E">
        <w:rPr>
          <w:rFonts w:ascii="Franklin Gothic Book" w:hAnsi="Franklin Gothic Book"/>
          <w:spacing w:val="-4"/>
          <w:sz w:val="24"/>
          <w:rPrChange w:id="328" w:author="Rohitashva Pandey (MFG)" w:date="2019-01-17T15:01:00Z">
            <w:rPr>
              <w:rFonts w:ascii="Calibri"/>
              <w:spacing w:val="-4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z w:val="24"/>
          <w:rPrChange w:id="329" w:author="Rohitashva Pandey (MFG)" w:date="2019-01-17T15:01:00Z">
            <w:rPr>
              <w:rFonts w:ascii="Calibri"/>
              <w:sz w:val="24"/>
            </w:rPr>
          </w:rPrChange>
        </w:rPr>
        <w:t>all</w:t>
      </w:r>
      <w:r w:rsidRPr="0046332E">
        <w:rPr>
          <w:rFonts w:ascii="Franklin Gothic Book" w:hAnsi="Franklin Gothic Book"/>
          <w:spacing w:val="-2"/>
          <w:sz w:val="24"/>
          <w:rPrChange w:id="330" w:author="Rohitashva Pandey (MFG)" w:date="2019-01-17T15:01:00Z">
            <w:rPr>
              <w:rFonts w:ascii="Calibri"/>
              <w:spacing w:val="-2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31" w:author="Rohitashva Pandey (MFG)" w:date="2019-01-17T15:01:00Z">
            <w:rPr>
              <w:rFonts w:ascii="Calibri"/>
              <w:spacing w:val="-1"/>
              <w:sz w:val="24"/>
            </w:rPr>
          </w:rPrChange>
        </w:rPr>
        <w:t>changes</w:t>
      </w:r>
      <w:r w:rsidRPr="0046332E">
        <w:rPr>
          <w:rFonts w:ascii="Franklin Gothic Book" w:hAnsi="Franklin Gothic Book"/>
          <w:spacing w:val="-4"/>
          <w:sz w:val="24"/>
          <w:rPrChange w:id="332" w:author="Rohitashva Pandey (MFG)" w:date="2019-01-17T15:01:00Z">
            <w:rPr>
              <w:rFonts w:ascii="Calibri"/>
              <w:spacing w:val="-4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33" w:author="Rohitashva Pandey (MFG)" w:date="2019-01-17T15:01:00Z">
            <w:rPr>
              <w:rFonts w:ascii="Calibri"/>
              <w:spacing w:val="-1"/>
              <w:sz w:val="24"/>
            </w:rPr>
          </w:rPrChange>
        </w:rPr>
        <w:t>and</w:t>
      </w:r>
      <w:r w:rsidRPr="0046332E">
        <w:rPr>
          <w:rFonts w:ascii="Franklin Gothic Book" w:hAnsi="Franklin Gothic Book"/>
          <w:spacing w:val="-4"/>
          <w:sz w:val="24"/>
          <w:rPrChange w:id="334" w:author="Rohitashva Pandey (MFG)" w:date="2019-01-17T15:01:00Z">
            <w:rPr>
              <w:rFonts w:ascii="Calibri"/>
              <w:spacing w:val="-4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35" w:author="Rohitashva Pandey (MFG)" w:date="2019-01-17T15:01:00Z">
            <w:rPr>
              <w:rFonts w:ascii="Calibri"/>
              <w:spacing w:val="-1"/>
              <w:sz w:val="24"/>
            </w:rPr>
          </w:rPrChange>
        </w:rPr>
        <w:t>updates</w:t>
      </w:r>
      <w:r w:rsidRPr="0046332E">
        <w:rPr>
          <w:rFonts w:ascii="Franklin Gothic Book" w:hAnsi="Franklin Gothic Book"/>
          <w:spacing w:val="-3"/>
          <w:sz w:val="24"/>
          <w:rPrChange w:id="336" w:author="Rohitashva Pandey (MFG)" w:date="2019-01-17T15:01:00Z">
            <w:rPr>
              <w:rFonts w:ascii="Calibri"/>
              <w:spacing w:val="-3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37" w:author="Rohitashva Pandey (MFG)" w:date="2019-01-17T15:01:00Z">
            <w:rPr>
              <w:rFonts w:ascii="Calibri"/>
              <w:spacing w:val="-1"/>
              <w:sz w:val="24"/>
            </w:rPr>
          </w:rPrChange>
        </w:rPr>
        <w:t>made</w:t>
      </w:r>
      <w:r w:rsidRPr="0046332E">
        <w:rPr>
          <w:rFonts w:ascii="Franklin Gothic Book" w:hAnsi="Franklin Gothic Book"/>
          <w:spacing w:val="-5"/>
          <w:sz w:val="24"/>
          <w:rPrChange w:id="338" w:author="Rohitashva Pandey (MFG)" w:date="2019-01-17T15:01:00Z">
            <w:rPr>
              <w:rFonts w:ascii="Calibri"/>
              <w:spacing w:val="-5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z w:val="24"/>
          <w:rPrChange w:id="339" w:author="Rohitashva Pandey (MFG)" w:date="2019-01-17T15:01:00Z">
            <w:rPr>
              <w:rFonts w:ascii="Calibri"/>
              <w:sz w:val="24"/>
            </w:rPr>
          </w:rPrChange>
        </w:rPr>
        <w:t>to</w:t>
      </w:r>
      <w:r w:rsidRPr="0046332E">
        <w:rPr>
          <w:rFonts w:ascii="Franklin Gothic Book" w:hAnsi="Franklin Gothic Book"/>
          <w:spacing w:val="-5"/>
          <w:sz w:val="24"/>
          <w:rPrChange w:id="340" w:author="Rohitashva Pandey (MFG)" w:date="2019-01-17T15:01:00Z">
            <w:rPr>
              <w:rFonts w:ascii="Calibri"/>
              <w:spacing w:val="-5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41" w:author="Rohitashva Pandey (MFG)" w:date="2019-01-17T15:01:00Z">
            <w:rPr>
              <w:rFonts w:ascii="Calibri"/>
              <w:spacing w:val="-1"/>
              <w:sz w:val="24"/>
            </w:rPr>
          </w:rPrChange>
        </w:rPr>
        <w:t>management</w:t>
      </w:r>
      <w:r w:rsidRPr="0046332E">
        <w:rPr>
          <w:rFonts w:ascii="Franklin Gothic Book" w:hAnsi="Franklin Gothic Book"/>
          <w:spacing w:val="-4"/>
          <w:sz w:val="24"/>
          <w:rPrChange w:id="342" w:author="Rohitashva Pandey (MFG)" w:date="2019-01-17T15:01:00Z">
            <w:rPr>
              <w:rFonts w:ascii="Calibri"/>
              <w:spacing w:val="-4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43" w:author="Rohitashva Pandey (MFG)" w:date="2019-01-17T15:01:00Z">
            <w:rPr>
              <w:rFonts w:ascii="Calibri"/>
              <w:spacing w:val="-1"/>
              <w:sz w:val="24"/>
            </w:rPr>
          </w:rPrChange>
        </w:rPr>
        <w:t>procedures</w:t>
      </w:r>
      <w:r w:rsidRPr="0046332E">
        <w:rPr>
          <w:rFonts w:ascii="Franklin Gothic Book" w:hAnsi="Franklin Gothic Book"/>
          <w:spacing w:val="-3"/>
          <w:sz w:val="24"/>
          <w:rPrChange w:id="344" w:author="Rohitashva Pandey (MFG)" w:date="2019-01-17T15:01:00Z">
            <w:rPr>
              <w:rFonts w:ascii="Calibri"/>
              <w:spacing w:val="-3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45" w:author="Rohitashva Pandey (MFG)" w:date="2019-01-17T15:01:00Z">
            <w:rPr>
              <w:rFonts w:ascii="Calibri"/>
              <w:spacing w:val="-1"/>
              <w:sz w:val="24"/>
            </w:rPr>
          </w:rPrChange>
        </w:rPr>
        <w:t>and</w:t>
      </w:r>
      <w:r w:rsidR="00223E2D" w:rsidRPr="0046332E">
        <w:rPr>
          <w:rFonts w:ascii="Franklin Gothic Book" w:hAnsi="Franklin Gothic Book"/>
          <w:spacing w:val="79"/>
          <w:sz w:val="24"/>
          <w:rPrChange w:id="346" w:author="Rohitashva Pandey (MFG)" w:date="2019-01-17T15:01:00Z">
            <w:rPr>
              <w:rFonts w:ascii="Calibri"/>
              <w:spacing w:val="79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47" w:author="Rohitashva Pandey (MFG)" w:date="2019-01-17T15:01:00Z">
            <w:rPr>
              <w:rFonts w:ascii="Calibri"/>
              <w:spacing w:val="-1"/>
              <w:sz w:val="24"/>
            </w:rPr>
          </w:rPrChange>
        </w:rPr>
        <w:t>serves</w:t>
      </w:r>
      <w:r w:rsidRPr="0046332E">
        <w:rPr>
          <w:rFonts w:ascii="Franklin Gothic Book" w:hAnsi="Franklin Gothic Book"/>
          <w:spacing w:val="-3"/>
          <w:sz w:val="24"/>
          <w:rPrChange w:id="348" w:author="Rohitashva Pandey (MFG)" w:date="2019-01-17T15:01:00Z">
            <w:rPr>
              <w:rFonts w:ascii="Calibri"/>
              <w:spacing w:val="-3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z w:val="24"/>
          <w:rPrChange w:id="349" w:author="Rohitashva Pandey (MFG)" w:date="2019-01-17T15:01:00Z">
            <w:rPr>
              <w:rFonts w:ascii="Calibri"/>
              <w:sz w:val="24"/>
            </w:rPr>
          </w:rPrChange>
        </w:rPr>
        <w:t>to</w:t>
      </w:r>
      <w:r w:rsidRPr="0046332E">
        <w:rPr>
          <w:rFonts w:ascii="Franklin Gothic Book" w:hAnsi="Franklin Gothic Book"/>
          <w:spacing w:val="-5"/>
          <w:sz w:val="24"/>
          <w:rPrChange w:id="350" w:author="Rohitashva Pandey (MFG)" w:date="2019-01-17T15:01:00Z">
            <w:rPr>
              <w:rFonts w:ascii="Calibri"/>
              <w:spacing w:val="-5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51" w:author="Rohitashva Pandey (MFG)" w:date="2019-01-17T15:01:00Z">
            <w:rPr>
              <w:rFonts w:ascii="Calibri"/>
              <w:spacing w:val="-1"/>
              <w:sz w:val="24"/>
            </w:rPr>
          </w:rPrChange>
        </w:rPr>
        <w:t>function</w:t>
      </w:r>
      <w:r w:rsidRPr="0046332E">
        <w:rPr>
          <w:rFonts w:ascii="Franklin Gothic Book" w:hAnsi="Franklin Gothic Book"/>
          <w:spacing w:val="-4"/>
          <w:sz w:val="24"/>
          <w:rPrChange w:id="352" w:author="Rohitashva Pandey (MFG)" w:date="2019-01-17T15:01:00Z">
            <w:rPr>
              <w:rFonts w:ascii="Calibri"/>
              <w:spacing w:val="-4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z w:val="24"/>
          <w:rPrChange w:id="353" w:author="Rohitashva Pandey (MFG)" w:date="2019-01-17T15:01:00Z">
            <w:rPr>
              <w:rFonts w:ascii="Calibri"/>
              <w:sz w:val="24"/>
            </w:rPr>
          </w:rPrChange>
        </w:rPr>
        <w:t>as</w:t>
      </w:r>
      <w:r w:rsidRPr="0046332E">
        <w:rPr>
          <w:rFonts w:ascii="Franklin Gothic Book" w:hAnsi="Franklin Gothic Book"/>
          <w:spacing w:val="-3"/>
          <w:sz w:val="24"/>
          <w:rPrChange w:id="354" w:author="Rohitashva Pandey (MFG)" w:date="2019-01-17T15:01:00Z">
            <w:rPr>
              <w:rFonts w:ascii="Calibri"/>
              <w:spacing w:val="-3"/>
              <w:sz w:val="24"/>
            </w:rPr>
          </w:rPrChange>
        </w:rPr>
        <w:t xml:space="preserve"> </w:t>
      </w:r>
      <w:r w:rsidRPr="0046332E">
        <w:rPr>
          <w:rFonts w:ascii="Franklin Gothic Book" w:hAnsi="Franklin Gothic Book"/>
          <w:spacing w:val="-1"/>
          <w:sz w:val="24"/>
          <w:rPrChange w:id="355" w:author="Rohitashva Pandey (MFG)" w:date="2019-01-17T15:01:00Z">
            <w:rPr>
              <w:rFonts w:ascii="Calibri"/>
              <w:spacing w:val="-1"/>
              <w:sz w:val="24"/>
            </w:rPr>
          </w:rPrChange>
        </w:rPr>
        <w:t>version control.</w:t>
      </w:r>
    </w:p>
    <w:p w14:paraId="3F5D6236" w14:textId="2AB83134" w:rsidR="00EC7BDC" w:rsidRPr="0046332E" w:rsidRDefault="00EC7BDC" w:rsidP="003116E7">
      <w:pPr>
        <w:pStyle w:val="Heading2"/>
        <w:numPr>
          <w:ilvl w:val="1"/>
          <w:numId w:val="18"/>
        </w:numPr>
        <w:rPr>
          <w:rFonts w:ascii="Franklin Gothic Book" w:hAnsi="Franklin Gothic Book"/>
          <w:b/>
          <w:bCs/>
          <w:i/>
          <w:color w:val="0070C0"/>
          <w:rPrChange w:id="356" w:author="Rohitashva Pandey (MFG)" w:date="2019-01-17T15:01:00Z">
            <w:rPr>
              <w:b/>
              <w:bCs/>
              <w:i/>
              <w:color w:val="0070C0"/>
            </w:rPr>
          </w:rPrChange>
        </w:rPr>
      </w:pPr>
      <w:bookmarkStart w:id="357" w:name="_Toc20316950"/>
      <w:r w:rsidRPr="0046332E">
        <w:rPr>
          <w:rFonts w:ascii="Franklin Gothic Book" w:hAnsi="Franklin Gothic Book"/>
          <w:color w:val="0070C0"/>
          <w:rPrChange w:id="358" w:author="Rohitashva Pandey (MFG)" w:date="2019-01-17T15:01:00Z">
            <w:rPr>
              <w:color w:val="0070C0"/>
            </w:rPr>
          </w:rPrChange>
        </w:rPr>
        <w:t>Change</w:t>
      </w:r>
      <w:r w:rsidRPr="0046332E">
        <w:rPr>
          <w:rFonts w:ascii="Franklin Gothic Book" w:hAnsi="Franklin Gothic Book"/>
          <w:color w:val="0070C0"/>
          <w:spacing w:val="-4"/>
          <w:rPrChange w:id="359" w:author="Rohitashva Pandey (MFG)" w:date="2019-01-17T15:01:00Z">
            <w:rPr>
              <w:color w:val="0070C0"/>
              <w:spacing w:val="-4"/>
            </w:rPr>
          </w:rPrChange>
        </w:rPr>
        <w:t xml:space="preserve"> </w:t>
      </w:r>
      <w:r w:rsidRPr="0046332E">
        <w:rPr>
          <w:rFonts w:ascii="Franklin Gothic Book" w:hAnsi="Franklin Gothic Book"/>
          <w:color w:val="0070C0"/>
          <w:spacing w:val="-1"/>
          <w:rPrChange w:id="360" w:author="Rohitashva Pandey (MFG)" w:date="2019-01-17T15:01:00Z">
            <w:rPr>
              <w:color w:val="0070C0"/>
              <w:spacing w:val="-1"/>
            </w:rPr>
          </w:rPrChange>
        </w:rPr>
        <w:t>Record</w:t>
      </w:r>
      <w:bookmarkEnd w:id="357"/>
    </w:p>
    <w:p w14:paraId="7C8D865C" w14:textId="77777777" w:rsidR="00EC7BDC" w:rsidRPr="0046332E" w:rsidRDefault="00EC7BDC" w:rsidP="00EC7BDC">
      <w:pPr>
        <w:spacing w:before="3"/>
        <w:rPr>
          <w:rFonts w:ascii="Franklin Gothic Book" w:eastAsia="Calibri" w:hAnsi="Franklin Gothic Book" w:cs="Calibri"/>
          <w:b/>
          <w:bCs/>
          <w:i/>
          <w:sz w:val="6"/>
          <w:szCs w:val="6"/>
          <w:rPrChange w:id="361" w:author="Rohitashva Pandey (MFG)" w:date="2019-01-17T15:01:00Z">
            <w:rPr>
              <w:rFonts w:ascii="Calibri" w:eastAsia="Calibri" w:hAnsi="Calibri" w:cs="Calibri"/>
              <w:b/>
              <w:bCs/>
              <w:i/>
              <w:sz w:val="6"/>
              <w:szCs w:val="6"/>
            </w:rPr>
          </w:rPrChange>
        </w:rPr>
      </w:pPr>
    </w:p>
    <w:tbl>
      <w:tblPr>
        <w:tblW w:w="8881" w:type="dxa"/>
        <w:tblInd w:w="9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PrChange w:id="362" w:author="Makkineni Lokesh (MAS)" w:date="2019-09-25T12:44:00Z">
          <w:tblPr>
            <w:tblW w:w="8881" w:type="dxa"/>
            <w:tblInd w:w="905" w:type="dxa"/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</w:tblPrChange>
      </w:tblPr>
      <w:tblGrid>
        <w:gridCol w:w="1330"/>
        <w:gridCol w:w="2070"/>
        <w:gridCol w:w="1710"/>
        <w:gridCol w:w="3771"/>
        <w:tblGridChange w:id="363">
          <w:tblGrid>
            <w:gridCol w:w="1330"/>
            <w:gridCol w:w="2520"/>
            <w:gridCol w:w="1260"/>
            <w:gridCol w:w="3771"/>
          </w:tblGrid>
        </w:tblGridChange>
      </w:tblGrid>
      <w:tr w:rsidR="00EC7BDC" w:rsidRPr="0046332E" w14:paraId="54E3A710" w14:textId="77777777" w:rsidTr="00754FFF">
        <w:trPr>
          <w:trHeight w:hRule="exact" w:val="538"/>
          <w:trPrChange w:id="364" w:author="Makkineni Lokesh (MAS)" w:date="2019-09-25T12:44:00Z">
            <w:trPr>
              <w:trHeight w:hRule="exact" w:val="538"/>
            </w:trPr>
          </w:trPrChange>
        </w:trPr>
        <w:tc>
          <w:tcPr>
            <w:tcW w:w="1330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B8CCE3"/>
            <w:tcPrChange w:id="365" w:author="Makkineni Lokesh (MAS)" w:date="2019-09-25T12:44:00Z">
              <w:tcPr>
                <w:tcW w:w="1330" w:type="dxa"/>
                <w:tcBorders>
                  <w:top w:val="single" w:sz="13" w:space="0" w:color="000000"/>
                  <w:left w:val="single" w:sz="12" w:space="0" w:color="000000"/>
                  <w:bottom w:val="single" w:sz="13" w:space="0" w:color="000000"/>
                  <w:right w:val="single" w:sz="12" w:space="0" w:color="000000"/>
                </w:tcBorders>
                <w:shd w:val="clear" w:color="auto" w:fill="B8CCE3"/>
              </w:tcPr>
            </w:tcPrChange>
          </w:tcPr>
          <w:p w14:paraId="5C6861F8" w14:textId="77777777" w:rsidR="00EC7BDC" w:rsidRPr="0046332E" w:rsidRDefault="00EC7BDC" w:rsidP="00DA57C1">
            <w:pPr>
              <w:pStyle w:val="TableParagraph"/>
              <w:spacing w:before="233"/>
              <w:ind w:left="80"/>
              <w:rPr>
                <w:rFonts w:ascii="Franklin Gothic Book" w:eastAsia="Calibri" w:hAnsi="Franklin Gothic Book" w:cs="Calibri"/>
                <w:rPrChange w:id="366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r w:rsidRPr="0046332E">
              <w:rPr>
                <w:rFonts w:ascii="Franklin Gothic Book" w:hAnsi="Franklin Gothic Book"/>
                <w:b/>
                <w:spacing w:val="-1"/>
                <w:rPrChange w:id="367" w:author="Rohitashva Pandey (MFG)" w:date="2019-01-17T15:01:00Z">
                  <w:rPr>
                    <w:rFonts w:ascii="Calibri"/>
                    <w:b/>
                    <w:spacing w:val="-1"/>
                  </w:rPr>
                </w:rPrChange>
              </w:rPr>
              <w:t>Date</w:t>
            </w:r>
          </w:p>
        </w:tc>
        <w:tc>
          <w:tcPr>
            <w:tcW w:w="2070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B8CCE3"/>
            <w:tcPrChange w:id="368" w:author="Makkineni Lokesh (MAS)" w:date="2019-09-25T12:44:00Z">
              <w:tcPr>
                <w:tcW w:w="2520" w:type="dxa"/>
                <w:tcBorders>
                  <w:top w:val="single" w:sz="13" w:space="0" w:color="000000"/>
                  <w:left w:val="single" w:sz="12" w:space="0" w:color="000000"/>
                  <w:bottom w:val="single" w:sz="13" w:space="0" w:color="000000"/>
                  <w:right w:val="single" w:sz="12" w:space="0" w:color="000000"/>
                </w:tcBorders>
                <w:shd w:val="clear" w:color="auto" w:fill="B8CCE3"/>
              </w:tcPr>
            </w:tcPrChange>
          </w:tcPr>
          <w:p w14:paraId="2B834C53" w14:textId="77777777" w:rsidR="00EC7BDC" w:rsidRPr="0046332E" w:rsidRDefault="00EC7BDC" w:rsidP="00DA57C1">
            <w:pPr>
              <w:pStyle w:val="TableParagraph"/>
              <w:spacing w:before="2"/>
              <w:rPr>
                <w:rFonts w:ascii="Franklin Gothic Book" w:eastAsia="Calibri" w:hAnsi="Franklin Gothic Book" w:cs="Calibri"/>
                <w:b/>
                <w:bCs/>
                <w:i/>
                <w:sz w:val="19"/>
                <w:szCs w:val="19"/>
                <w:rPrChange w:id="369" w:author="Rohitashva Pandey (MFG)" w:date="2019-01-17T15:01:00Z">
                  <w:rPr>
                    <w:rFonts w:ascii="Calibri" w:eastAsia="Calibri" w:hAnsi="Calibri" w:cs="Calibri"/>
                    <w:b/>
                    <w:bCs/>
                    <w:i/>
                    <w:sz w:val="19"/>
                    <w:szCs w:val="19"/>
                  </w:rPr>
                </w:rPrChange>
              </w:rPr>
            </w:pPr>
          </w:p>
          <w:p w14:paraId="6713CED6" w14:textId="77777777" w:rsidR="00EC7BDC" w:rsidRPr="0046332E" w:rsidRDefault="00EC7BDC" w:rsidP="00DA57C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370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r w:rsidRPr="0046332E">
              <w:rPr>
                <w:rFonts w:ascii="Franklin Gothic Book" w:hAnsi="Franklin Gothic Book"/>
                <w:b/>
                <w:spacing w:val="-1"/>
                <w:rPrChange w:id="371" w:author="Rohitashva Pandey (MFG)" w:date="2019-01-17T15:01:00Z">
                  <w:rPr>
                    <w:rFonts w:ascii="Calibri"/>
                    <w:b/>
                    <w:spacing w:val="-1"/>
                  </w:rPr>
                </w:rPrChange>
              </w:rPr>
              <w:t>Author</w:t>
            </w:r>
          </w:p>
        </w:tc>
        <w:tc>
          <w:tcPr>
            <w:tcW w:w="1710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B8CCE3"/>
            <w:tcPrChange w:id="372" w:author="Makkineni Lokesh (MAS)" w:date="2019-09-25T12:44:00Z">
              <w:tcPr>
                <w:tcW w:w="1260" w:type="dxa"/>
                <w:tcBorders>
                  <w:top w:val="single" w:sz="13" w:space="0" w:color="000000"/>
                  <w:left w:val="single" w:sz="12" w:space="0" w:color="000000"/>
                  <w:bottom w:val="single" w:sz="13" w:space="0" w:color="000000"/>
                  <w:right w:val="single" w:sz="12" w:space="0" w:color="000000"/>
                </w:tcBorders>
                <w:shd w:val="clear" w:color="auto" w:fill="B8CCE3"/>
              </w:tcPr>
            </w:tcPrChange>
          </w:tcPr>
          <w:p w14:paraId="7DF2DAE7" w14:textId="77777777" w:rsidR="00EC7BDC" w:rsidRPr="0046332E" w:rsidRDefault="00EC7BDC" w:rsidP="00DA57C1">
            <w:pPr>
              <w:pStyle w:val="TableParagraph"/>
              <w:spacing w:before="2"/>
              <w:rPr>
                <w:rFonts w:ascii="Franklin Gothic Book" w:eastAsia="Calibri" w:hAnsi="Franklin Gothic Book" w:cs="Calibri"/>
                <w:b/>
                <w:bCs/>
                <w:i/>
                <w:sz w:val="19"/>
                <w:szCs w:val="19"/>
                <w:rPrChange w:id="373" w:author="Rohitashva Pandey (MFG)" w:date="2019-01-17T15:01:00Z">
                  <w:rPr>
                    <w:rFonts w:ascii="Calibri" w:eastAsia="Calibri" w:hAnsi="Calibri" w:cs="Calibri"/>
                    <w:b/>
                    <w:bCs/>
                    <w:i/>
                    <w:sz w:val="19"/>
                    <w:szCs w:val="19"/>
                  </w:rPr>
                </w:rPrChange>
              </w:rPr>
            </w:pPr>
          </w:p>
          <w:p w14:paraId="68C4D716" w14:textId="77777777" w:rsidR="00EC7BDC" w:rsidRPr="0046332E" w:rsidRDefault="00EC7BDC" w:rsidP="00DA57C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374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r w:rsidRPr="0046332E">
              <w:rPr>
                <w:rFonts w:ascii="Franklin Gothic Book" w:hAnsi="Franklin Gothic Book"/>
                <w:b/>
                <w:spacing w:val="-1"/>
                <w:rPrChange w:id="375" w:author="Rohitashva Pandey (MFG)" w:date="2019-01-17T15:01:00Z">
                  <w:rPr>
                    <w:rFonts w:ascii="Calibri"/>
                    <w:b/>
                    <w:spacing w:val="-1"/>
                  </w:rPr>
                </w:rPrChange>
              </w:rPr>
              <w:t>Version</w:t>
            </w:r>
          </w:p>
        </w:tc>
        <w:tc>
          <w:tcPr>
            <w:tcW w:w="3771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B8CCE3"/>
            <w:tcPrChange w:id="376" w:author="Makkineni Lokesh (MAS)" w:date="2019-09-25T12:44:00Z">
              <w:tcPr>
                <w:tcW w:w="3771" w:type="dxa"/>
                <w:tcBorders>
                  <w:top w:val="single" w:sz="13" w:space="0" w:color="000000"/>
                  <w:left w:val="single" w:sz="12" w:space="0" w:color="000000"/>
                  <w:bottom w:val="single" w:sz="13" w:space="0" w:color="000000"/>
                  <w:right w:val="single" w:sz="12" w:space="0" w:color="000000"/>
                </w:tcBorders>
                <w:shd w:val="clear" w:color="auto" w:fill="B8CCE3"/>
              </w:tcPr>
            </w:tcPrChange>
          </w:tcPr>
          <w:p w14:paraId="627C5AE8" w14:textId="77777777" w:rsidR="00EC7BDC" w:rsidRPr="0046332E" w:rsidRDefault="00EC7BDC" w:rsidP="00DA57C1">
            <w:pPr>
              <w:pStyle w:val="TableParagraph"/>
              <w:spacing w:before="2"/>
              <w:rPr>
                <w:rFonts w:ascii="Franklin Gothic Book" w:eastAsia="Calibri" w:hAnsi="Franklin Gothic Book" w:cs="Calibri"/>
                <w:b/>
                <w:bCs/>
                <w:i/>
                <w:sz w:val="19"/>
                <w:szCs w:val="19"/>
                <w:rPrChange w:id="377" w:author="Rohitashva Pandey (MFG)" w:date="2019-01-17T15:01:00Z">
                  <w:rPr>
                    <w:rFonts w:ascii="Calibri" w:eastAsia="Calibri" w:hAnsi="Calibri" w:cs="Calibri"/>
                    <w:b/>
                    <w:bCs/>
                    <w:i/>
                    <w:sz w:val="19"/>
                    <w:szCs w:val="19"/>
                  </w:rPr>
                </w:rPrChange>
              </w:rPr>
            </w:pPr>
          </w:p>
          <w:p w14:paraId="57B8500B" w14:textId="77777777" w:rsidR="00EC7BDC" w:rsidRPr="0046332E" w:rsidRDefault="00EC7BDC" w:rsidP="00DA57C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378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r w:rsidRPr="0046332E">
              <w:rPr>
                <w:rFonts w:ascii="Franklin Gothic Book" w:hAnsi="Franklin Gothic Book"/>
                <w:b/>
                <w:spacing w:val="-1"/>
                <w:rPrChange w:id="379" w:author="Rohitashva Pandey (MFG)" w:date="2019-01-17T15:01:00Z">
                  <w:rPr>
                    <w:rFonts w:ascii="Calibri"/>
                    <w:b/>
                    <w:spacing w:val="-1"/>
                  </w:rPr>
                </w:rPrChange>
              </w:rPr>
              <w:t>Change Reference</w:t>
            </w:r>
          </w:p>
        </w:tc>
      </w:tr>
      <w:tr w:rsidR="00636071" w:rsidRPr="0046332E" w14:paraId="56F24B1E" w14:textId="77777777" w:rsidTr="00754FFF">
        <w:trPr>
          <w:trHeight w:hRule="exact" w:val="523"/>
          <w:trPrChange w:id="380" w:author="Makkineni Lokesh (MAS)" w:date="2019-09-25T12:44:00Z">
            <w:trPr>
              <w:trHeight w:hRule="exact" w:val="523"/>
            </w:trPr>
          </w:trPrChange>
        </w:trPr>
        <w:tc>
          <w:tcPr>
            <w:tcW w:w="1330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381" w:author="Makkineni Lokesh (MAS)" w:date="2019-09-25T12:44:00Z">
              <w:tcPr>
                <w:tcW w:w="1330" w:type="dxa"/>
                <w:tcBorders>
                  <w:top w:val="single" w:sz="13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3C8CEE53" w14:textId="10C006ED" w:rsidR="00636071" w:rsidRPr="0046332E" w:rsidRDefault="0092249E" w:rsidP="00313079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382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del w:id="383" w:author="Rohitashva Pandey (MFG)" w:date="2019-01-17T14:29:00Z">
              <w:r w:rsidRPr="0046332E" w:rsidDel="00313079">
                <w:rPr>
                  <w:rFonts w:ascii="Franklin Gothic Book" w:eastAsia="Calibri" w:hAnsi="Franklin Gothic Book" w:cs="Calibri"/>
                  <w:rPrChange w:id="384" w:author="Rohitashva Pandey (MFG)" w:date="2019-01-17T15:01:00Z">
                    <w:rPr>
                      <w:rFonts w:ascii="Calibri" w:eastAsia="Calibri" w:hAnsi="Calibri" w:cs="Calibri"/>
                    </w:rPr>
                  </w:rPrChange>
                </w:rPr>
                <w:delText>2019/</w:delText>
              </w:r>
            </w:del>
            <w:r w:rsidRPr="0046332E">
              <w:rPr>
                <w:rFonts w:ascii="Franklin Gothic Book" w:eastAsia="Calibri" w:hAnsi="Franklin Gothic Book" w:cs="Calibri"/>
                <w:rPrChange w:id="385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  <w:t>01/16</w:t>
            </w:r>
            <w:ins w:id="386" w:author="Rohitashva Pandey (MFG)" w:date="2019-01-17T14:29:00Z">
              <w:r w:rsidR="00313079" w:rsidRPr="0046332E">
                <w:rPr>
                  <w:rFonts w:ascii="Franklin Gothic Book" w:eastAsia="Calibri" w:hAnsi="Franklin Gothic Book" w:cs="Calibri"/>
                  <w:rPrChange w:id="387" w:author="Rohitashva Pandey (MFG)" w:date="2019-01-17T15:01:00Z">
                    <w:rPr>
                      <w:rFonts w:ascii="Calibri" w:eastAsia="Calibri" w:hAnsi="Calibri" w:cs="Calibri"/>
                    </w:rPr>
                  </w:rPrChange>
                </w:rPr>
                <w:t>/2019</w:t>
              </w:r>
            </w:ins>
          </w:p>
        </w:tc>
        <w:tc>
          <w:tcPr>
            <w:tcW w:w="2070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388" w:author="Makkineni Lokesh (MAS)" w:date="2019-09-25T12:44:00Z">
              <w:tcPr>
                <w:tcW w:w="2520" w:type="dxa"/>
                <w:tcBorders>
                  <w:top w:val="single" w:sz="13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059FB402" w14:textId="5DA90AEA" w:rsidR="00636071" w:rsidRPr="0046332E" w:rsidRDefault="0092249E" w:rsidP="0063607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389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r w:rsidRPr="0046332E">
              <w:rPr>
                <w:rFonts w:ascii="Franklin Gothic Book" w:eastAsia="Calibri" w:hAnsi="Franklin Gothic Book" w:cs="Calibri"/>
                <w:rPrChange w:id="390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  <w:t>Jitendra Ku</w:t>
            </w:r>
            <w:r w:rsidR="005C45B1" w:rsidRPr="0046332E">
              <w:rPr>
                <w:rFonts w:ascii="Franklin Gothic Book" w:eastAsia="Calibri" w:hAnsi="Franklin Gothic Book" w:cs="Calibri"/>
                <w:rPrChange w:id="391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  <w:t>.</w:t>
            </w:r>
            <w:r w:rsidRPr="0046332E">
              <w:rPr>
                <w:rFonts w:ascii="Franklin Gothic Book" w:eastAsia="Calibri" w:hAnsi="Franklin Gothic Book" w:cs="Calibri"/>
                <w:rPrChange w:id="392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  <w:t xml:space="preserve"> Pradhan</w:t>
            </w:r>
          </w:p>
        </w:tc>
        <w:tc>
          <w:tcPr>
            <w:tcW w:w="1710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393" w:author="Makkineni Lokesh (MAS)" w:date="2019-09-25T12:44:00Z">
              <w:tcPr>
                <w:tcW w:w="1260" w:type="dxa"/>
                <w:tcBorders>
                  <w:top w:val="single" w:sz="13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5AC959A3" w14:textId="07B0A61A" w:rsidR="00636071" w:rsidRPr="0046332E" w:rsidRDefault="00636071" w:rsidP="0063607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394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del w:id="395" w:author="Rohitashva Pandey (MFG)" w:date="2019-01-17T14:30:00Z">
              <w:r w:rsidRPr="0046332E" w:rsidDel="00FB408C">
                <w:rPr>
                  <w:rFonts w:ascii="Franklin Gothic Book" w:eastAsia="Calibri" w:hAnsi="Franklin Gothic Book" w:cs="Calibri"/>
                  <w:rPrChange w:id="396" w:author="Rohitashva Pandey (MFG)" w:date="2019-01-17T15:01:00Z">
                    <w:rPr>
                      <w:rFonts w:ascii="Calibri" w:eastAsia="Calibri" w:hAnsi="Calibri" w:cs="Calibri"/>
                    </w:rPr>
                  </w:rPrChange>
                </w:rPr>
                <w:delText>Draft</w:delText>
              </w:r>
            </w:del>
            <w:ins w:id="397" w:author="Rohitashva Pandey (MFG)" w:date="2019-01-17T14:30:00Z">
              <w:r w:rsidR="00FB408C" w:rsidRPr="0046332E">
                <w:rPr>
                  <w:rFonts w:ascii="Franklin Gothic Book" w:eastAsia="Calibri" w:hAnsi="Franklin Gothic Book" w:cs="Calibri"/>
                  <w:rPrChange w:id="398" w:author="Rohitashva Pandey (MFG)" w:date="2019-01-17T15:01:00Z">
                    <w:rPr>
                      <w:rFonts w:ascii="Calibri" w:eastAsia="Calibri" w:hAnsi="Calibri" w:cs="Calibri"/>
                    </w:rPr>
                  </w:rPrChange>
                </w:rPr>
                <w:t>0.1</w:t>
              </w:r>
            </w:ins>
          </w:p>
        </w:tc>
        <w:tc>
          <w:tcPr>
            <w:tcW w:w="3771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399" w:author="Makkineni Lokesh (MAS)" w:date="2019-09-25T12:44:00Z">
              <w:tcPr>
                <w:tcW w:w="3771" w:type="dxa"/>
                <w:tcBorders>
                  <w:top w:val="single" w:sz="13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7980A2CB" w14:textId="6F52C4BF" w:rsidR="00636071" w:rsidRPr="0046332E" w:rsidRDefault="00636071" w:rsidP="0063607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00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r w:rsidRPr="0046332E">
              <w:rPr>
                <w:rFonts w:ascii="Franklin Gothic Book" w:eastAsia="Calibri" w:hAnsi="Franklin Gothic Book" w:cs="Calibri"/>
                <w:rPrChange w:id="401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  <w:t>Draft Document</w:t>
            </w:r>
          </w:p>
        </w:tc>
      </w:tr>
      <w:tr w:rsidR="00636071" w:rsidRPr="0046332E" w14:paraId="08BF3385" w14:textId="77777777" w:rsidTr="00754FFF">
        <w:trPr>
          <w:trHeight w:hRule="exact" w:val="962"/>
          <w:trPrChange w:id="402" w:author="Makkineni Lokesh (MAS)" w:date="2019-09-25T12:44:00Z">
            <w:trPr>
              <w:trHeight w:hRule="exact" w:val="523"/>
            </w:trPr>
          </w:trPrChange>
        </w:trPr>
        <w:tc>
          <w:tcPr>
            <w:tcW w:w="133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03" w:author="Makkineni Lokesh (MAS)" w:date="2019-09-25T12:44:00Z">
              <w:tcPr>
                <w:tcW w:w="133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2838A407" w14:textId="619048A2" w:rsidR="00636071" w:rsidRPr="0046332E" w:rsidRDefault="00EE5A44" w:rsidP="0063607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04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ins w:id="405" w:author="Makkineni Lokesh (MAS)" w:date="2019-09-25T12:36:00Z">
              <w:r>
                <w:rPr>
                  <w:rFonts w:ascii="Franklin Gothic Book" w:eastAsia="Calibri" w:hAnsi="Franklin Gothic Book" w:cs="Calibri"/>
                </w:rPr>
                <w:t>09/13/2019</w:t>
              </w:r>
            </w:ins>
          </w:p>
        </w:tc>
        <w:tc>
          <w:tcPr>
            <w:tcW w:w="207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06" w:author="Makkineni Lokesh (MAS)" w:date="2019-09-25T12:44:00Z">
              <w:tcPr>
                <w:tcW w:w="252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1FF96A20" w14:textId="20EBA372" w:rsidR="00636071" w:rsidRPr="0046332E" w:rsidRDefault="00EE5A44" w:rsidP="0063607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07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ins w:id="408" w:author="Makkineni Lokesh (MAS)" w:date="2019-09-25T12:37:00Z">
              <w:r>
                <w:rPr>
                  <w:rFonts w:ascii="Franklin Gothic Book" w:eastAsia="Calibri" w:hAnsi="Franklin Gothic Book" w:cs="Calibri"/>
                </w:rPr>
                <w:t>Lokesh Makkineni</w:t>
              </w:r>
            </w:ins>
          </w:p>
        </w:tc>
        <w:tc>
          <w:tcPr>
            <w:tcW w:w="171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09" w:author="Makkineni Lokesh (MAS)" w:date="2019-09-25T12:44:00Z">
              <w:tcPr>
                <w:tcW w:w="126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3E690F56" w14:textId="2F1FA731" w:rsidR="00636071" w:rsidRPr="0046332E" w:rsidRDefault="00EE5A44" w:rsidP="0063607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10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ins w:id="411" w:author="Makkineni Lokesh (MAS)" w:date="2019-09-25T12:37:00Z">
              <w:r>
                <w:rPr>
                  <w:rFonts w:ascii="Franklin Gothic Book" w:eastAsia="Calibri" w:hAnsi="Franklin Gothic Book" w:cs="Calibri"/>
                </w:rPr>
                <w:t>0.2</w:t>
              </w:r>
            </w:ins>
          </w:p>
        </w:tc>
        <w:tc>
          <w:tcPr>
            <w:tcW w:w="3771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12" w:author="Makkineni Lokesh (MAS)" w:date="2019-09-25T12:44:00Z">
              <w:tcPr>
                <w:tcW w:w="3771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5F7E3B8B" w14:textId="45910B82" w:rsidR="00636071" w:rsidRPr="0046332E" w:rsidRDefault="00EE5A44" w:rsidP="00636071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13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ins w:id="414" w:author="Makkineni Lokesh (MAS)" w:date="2019-09-25T12:37:00Z">
              <w:r>
                <w:rPr>
                  <w:rFonts w:ascii="Franklin Gothic Book" w:eastAsia="Calibri" w:hAnsi="Franklin Gothic Book" w:cs="Calibri"/>
                </w:rPr>
                <w:t xml:space="preserve">Updated repository management,workflow,branching </w:t>
              </w:r>
            </w:ins>
            <w:ins w:id="415" w:author="Makkineni Lokesh (MAS)" w:date="2019-09-25T12:38:00Z">
              <w:r>
                <w:rPr>
                  <w:rFonts w:ascii="Franklin Gothic Book" w:eastAsia="Calibri" w:hAnsi="Franklin Gothic Book" w:cs="Calibri"/>
                </w:rPr>
                <w:t>strategy, Team structure</w:t>
              </w:r>
            </w:ins>
            <w:ins w:id="416" w:author="Makkineni Lokesh (MAS)" w:date="2019-09-25T12:40:00Z">
              <w:r w:rsidR="00E0215C">
                <w:rPr>
                  <w:rFonts w:ascii="Franklin Gothic Book" w:eastAsia="Calibri" w:hAnsi="Franklin Gothic Book" w:cs="Calibri"/>
                </w:rPr>
                <w:t>,SSO</w:t>
              </w:r>
            </w:ins>
          </w:p>
        </w:tc>
      </w:tr>
      <w:tr w:rsidR="00EC7BDC" w:rsidRPr="0046332E" w14:paraId="4C86A1EE" w14:textId="77777777" w:rsidTr="00754FFF">
        <w:trPr>
          <w:trHeight w:hRule="exact" w:val="524"/>
          <w:trPrChange w:id="417" w:author="Makkineni Lokesh (MAS)" w:date="2019-09-25T12:44:00Z">
            <w:trPr>
              <w:trHeight w:hRule="exact" w:val="524"/>
            </w:trPr>
          </w:trPrChange>
        </w:trPr>
        <w:tc>
          <w:tcPr>
            <w:tcW w:w="133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18" w:author="Makkineni Lokesh (MAS)" w:date="2019-09-25T12:44:00Z">
              <w:tcPr>
                <w:tcW w:w="133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2A2817A3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19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207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20" w:author="Makkineni Lokesh (MAS)" w:date="2019-09-25T12:44:00Z">
              <w:tcPr>
                <w:tcW w:w="252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5F1F8308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21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171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22" w:author="Makkineni Lokesh (MAS)" w:date="2019-09-25T12:44:00Z">
              <w:tcPr>
                <w:tcW w:w="126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56F2BA4C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23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3771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24" w:author="Makkineni Lokesh (MAS)" w:date="2019-09-25T12:44:00Z">
              <w:tcPr>
                <w:tcW w:w="3771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38E1E122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25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</w:tr>
      <w:tr w:rsidR="00EC7BDC" w:rsidRPr="0046332E" w14:paraId="144DDF15" w14:textId="77777777" w:rsidTr="00754FFF">
        <w:trPr>
          <w:trHeight w:hRule="exact" w:val="523"/>
          <w:trPrChange w:id="426" w:author="Makkineni Lokesh (MAS)" w:date="2019-09-25T12:44:00Z">
            <w:trPr>
              <w:trHeight w:hRule="exact" w:val="523"/>
            </w:trPr>
          </w:trPrChange>
        </w:trPr>
        <w:tc>
          <w:tcPr>
            <w:tcW w:w="133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27" w:author="Makkineni Lokesh (MAS)" w:date="2019-09-25T12:44:00Z">
              <w:tcPr>
                <w:tcW w:w="133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63FEF35D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28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207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29" w:author="Makkineni Lokesh (MAS)" w:date="2019-09-25T12:44:00Z">
              <w:tcPr>
                <w:tcW w:w="252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46CB10B3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30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1710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31" w:author="Makkineni Lokesh (MAS)" w:date="2019-09-25T12:44:00Z">
              <w:tcPr>
                <w:tcW w:w="126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774C7BAA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32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3771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vAlign w:val="center"/>
            <w:tcPrChange w:id="433" w:author="Makkineni Lokesh (MAS)" w:date="2019-09-25T12:44:00Z">
              <w:tcPr>
                <w:tcW w:w="3771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4C312464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34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</w:tr>
      <w:tr w:rsidR="00EC7BDC" w:rsidRPr="0046332E" w14:paraId="1A90A4AA" w14:textId="77777777" w:rsidTr="00754FFF">
        <w:trPr>
          <w:trHeight w:hRule="exact" w:val="538"/>
          <w:trPrChange w:id="435" w:author="Makkineni Lokesh (MAS)" w:date="2019-09-25T12:44:00Z">
            <w:trPr>
              <w:trHeight w:hRule="exact" w:val="538"/>
            </w:trPr>
          </w:trPrChange>
        </w:trPr>
        <w:tc>
          <w:tcPr>
            <w:tcW w:w="1330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tcPrChange w:id="436" w:author="Makkineni Lokesh (MAS)" w:date="2019-09-25T12:44:00Z">
              <w:tcPr>
                <w:tcW w:w="1330" w:type="dxa"/>
                <w:tcBorders>
                  <w:top w:val="single" w:sz="7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0A73D870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37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2070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tcPrChange w:id="438" w:author="Makkineni Lokesh (MAS)" w:date="2019-09-25T12:44:00Z">
              <w:tcPr>
                <w:tcW w:w="2520" w:type="dxa"/>
                <w:tcBorders>
                  <w:top w:val="single" w:sz="7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1942EFD2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39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1710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tcPrChange w:id="440" w:author="Makkineni Lokesh (MAS)" w:date="2019-09-25T12:44:00Z">
              <w:tcPr>
                <w:tcW w:w="1260" w:type="dxa"/>
                <w:tcBorders>
                  <w:top w:val="single" w:sz="7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37F7086E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41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3771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tcPrChange w:id="442" w:author="Makkineni Lokesh (MAS)" w:date="2019-09-25T12:44:00Z">
              <w:tcPr>
                <w:tcW w:w="3771" w:type="dxa"/>
                <w:tcBorders>
                  <w:top w:val="single" w:sz="7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  <w:vAlign w:val="center"/>
              </w:tcPr>
            </w:tcPrChange>
          </w:tcPr>
          <w:p w14:paraId="1B0B4632" w14:textId="77777777" w:rsidR="00EC7BDC" w:rsidRPr="0046332E" w:rsidRDefault="00EC7BDC" w:rsidP="00EC7BDC">
            <w:pPr>
              <w:pStyle w:val="TableParagraph"/>
              <w:ind w:left="80"/>
              <w:rPr>
                <w:rFonts w:ascii="Franklin Gothic Book" w:eastAsia="Calibri" w:hAnsi="Franklin Gothic Book" w:cs="Calibri"/>
                <w:rPrChange w:id="443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</w:tr>
    </w:tbl>
    <w:p w14:paraId="3A09BF96" w14:textId="77777777" w:rsidR="00EC7BDC" w:rsidRPr="0046332E" w:rsidRDefault="00EC7BDC" w:rsidP="00EC7BDC">
      <w:pPr>
        <w:spacing w:before="6"/>
        <w:rPr>
          <w:rFonts w:ascii="Franklin Gothic Book" w:eastAsia="Calibri" w:hAnsi="Franklin Gothic Book" w:cs="Calibri"/>
          <w:b/>
          <w:bCs/>
          <w:i/>
          <w:sz w:val="18"/>
          <w:szCs w:val="18"/>
          <w:rPrChange w:id="444" w:author="Rohitashva Pandey (MFG)" w:date="2019-01-17T15:01:00Z">
            <w:rPr>
              <w:rFonts w:ascii="Calibri" w:eastAsia="Calibri" w:hAnsi="Calibri" w:cs="Calibri"/>
              <w:b/>
              <w:bCs/>
              <w:i/>
              <w:sz w:val="18"/>
              <w:szCs w:val="18"/>
            </w:rPr>
          </w:rPrChange>
        </w:rPr>
      </w:pPr>
    </w:p>
    <w:p w14:paraId="2307AF51" w14:textId="77777777" w:rsidR="00B60CAA" w:rsidRPr="0046332E" w:rsidRDefault="00B60CAA" w:rsidP="003116E7">
      <w:pPr>
        <w:pStyle w:val="ListParagraph"/>
        <w:keepNext/>
        <w:keepLines/>
        <w:numPr>
          <w:ilvl w:val="0"/>
          <w:numId w:val="1"/>
        </w:numPr>
        <w:spacing w:before="40" w:after="0"/>
        <w:contextualSpacing w:val="0"/>
        <w:outlineLvl w:val="1"/>
        <w:rPr>
          <w:rFonts w:ascii="Franklin Gothic Book" w:eastAsiaTheme="majorEastAsia" w:hAnsi="Franklin Gothic Book" w:cstheme="majorBidi"/>
          <w:vanish/>
          <w:color w:val="2E74B5" w:themeColor="accent1" w:themeShade="BF"/>
          <w:sz w:val="26"/>
          <w:szCs w:val="26"/>
          <w:rPrChange w:id="445" w:author="Rohitashva Pandey (MFG)" w:date="2019-01-17T15:01:00Z">
            <w:rPr>
              <w:rFonts w:asciiTheme="majorHAnsi" w:eastAsiaTheme="majorEastAsia" w:hAnsiTheme="majorHAnsi" w:cstheme="majorBidi"/>
              <w:vanish/>
              <w:color w:val="2E74B5" w:themeColor="accent1" w:themeShade="BF"/>
              <w:sz w:val="26"/>
              <w:szCs w:val="26"/>
            </w:rPr>
          </w:rPrChange>
        </w:rPr>
      </w:pPr>
      <w:bookmarkStart w:id="446" w:name="_bookmark1"/>
      <w:bookmarkStart w:id="447" w:name="_Toc451949208"/>
      <w:bookmarkStart w:id="448" w:name="_Toc451950047"/>
      <w:bookmarkStart w:id="449" w:name="_Toc522172995"/>
      <w:bookmarkStart w:id="450" w:name="_Toc526257170"/>
      <w:bookmarkStart w:id="451" w:name="_Toc526257209"/>
      <w:bookmarkStart w:id="452" w:name="_Toc535420658"/>
      <w:bookmarkStart w:id="453" w:name="_Toc535421154"/>
      <w:bookmarkStart w:id="454" w:name="_Toc535421354"/>
      <w:bookmarkStart w:id="455" w:name="_Toc535421592"/>
      <w:bookmarkStart w:id="456" w:name="_Toc535429959"/>
      <w:bookmarkStart w:id="457" w:name="_Toc20310971"/>
      <w:bookmarkStart w:id="458" w:name="_Toc20311109"/>
      <w:bookmarkStart w:id="459" w:name="_Toc20315571"/>
      <w:bookmarkStart w:id="460" w:name="_Toc20316828"/>
      <w:bookmarkStart w:id="461" w:name="_Toc20316951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</w:p>
    <w:p w14:paraId="78DD7763" w14:textId="77777777" w:rsidR="00B60CAA" w:rsidRPr="0046332E" w:rsidRDefault="00B60CAA" w:rsidP="003116E7">
      <w:pPr>
        <w:pStyle w:val="ListParagraph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ascii="Franklin Gothic Book" w:eastAsiaTheme="majorEastAsia" w:hAnsi="Franklin Gothic Book" w:cstheme="majorBidi"/>
          <w:vanish/>
          <w:color w:val="2E74B5" w:themeColor="accent1" w:themeShade="BF"/>
          <w:sz w:val="26"/>
          <w:szCs w:val="26"/>
          <w:rPrChange w:id="462" w:author="Rohitashva Pandey (MFG)" w:date="2019-01-17T15:01:00Z">
            <w:rPr>
              <w:rFonts w:asciiTheme="majorHAnsi" w:eastAsiaTheme="majorEastAsia" w:hAnsiTheme="majorHAnsi" w:cstheme="majorBidi"/>
              <w:vanish/>
              <w:color w:val="2E74B5" w:themeColor="accent1" w:themeShade="BF"/>
              <w:sz w:val="26"/>
              <w:szCs w:val="26"/>
            </w:rPr>
          </w:rPrChange>
        </w:rPr>
      </w:pPr>
      <w:bookmarkStart w:id="463" w:name="_Toc451949209"/>
      <w:bookmarkStart w:id="464" w:name="_Toc451950048"/>
      <w:bookmarkStart w:id="465" w:name="_Toc522172996"/>
      <w:bookmarkStart w:id="466" w:name="_Toc526257171"/>
      <w:bookmarkStart w:id="467" w:name="_Toc526257210"/>
      <w:bookmarkStart w:id="468" w:name="_Toc535420659"/>
      <w:bookmarkStart w:id="469" w:name="_Toc535421155"/>
      <w:bookmarkStart w:id="470" w:name="_Toc535421355"/>
      <w:bookmarkStart w:id="471" w:name="_Toc535421593"/>
      <w:bookmarkStart w:id="472" w:name="_Toc535429960"/>
      <w:bookmarkStart w:id="473" w:name="_Toc20310972"/>
      <w:bookmarkStart w:id="474" w:name="_Toc20311110"/>
      <w:bookmarkStart w:id="475" w:name="_Toc20315572"/>
      <w:bookmarkStart w:id="476" w:name="_Toc20316829"/>
      <w:bookmarkStart w:id="477" w:name="_Toc2031695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</w:p>
    <w:p w14:paraId="6339FD4F" w14:textId="1EB43C4B" w:rsidR="00EC7BDC" w:rsidRPr="0046332E" w:rsidRDefault="00EC7BDC" w:rsidP="003116E7">
      <w:pPr>
        <w:pStyle w:val="Heading2"/>
        <w:numPr>
          <w:ilvl w:val="1"/>
          <w:numId w:val="18"/>
        </w:numPr>
        <w:rPr>
          <w:rFonts w:ascii="Franklin Gothic Book" w:hAnsi="Franklin Gothic Book"/>
          <w:rPrChange w:id="478" w:author="Rohitashva Pandey (MFG)" w:date="2019-01-17T15:01:00Z">
            <w:rPr/>
          </w:rPrChange>
        </w:rPr>
      </w:pPr>
      <w:bookmarkStart w:id="479" w:name="_Toc20316953"/>
      <w:r w:rsidRPr="0046332E">
        <w:rPr>
          <w:rFonts w:ascii="Franklin Gothic Book" w:hAnsi="Franklin Gothic Book"/>
          <w:rPrChange w:id="480" w:author="Rohitashva Pandey (MFG)" w:date="2019-01-17T15:01:00Z">
            <w:rPr/>
          </w:rPrChange>
        </w:rPr>
        <w:t>Reviewers/Approvers</w:t>
      </w:r>
      <w:bookmarkEnd w:id="479"/>
    </w:p>
    <w:p w14:paraId="42B7B2B7" w14:textId="77777777" w:rsidR="00EC7BDC" w:rsidRPr="0046332E" w:rsidRDefault="00EC7BDC" w:rsidP="00EC7BDC">
      <w:pPr>
        <w:spacing w:before="3"/>
        <w:rPr>
          <w:rFonts w:ascii="Franklin Gothic Book" w:eastAsia="Calibri" w:hAnsi="Franklin Gothic Book" w:cs="Calibri"/>
          <w:b/>
          <w:bCs/>
          <w:i/>
          <w:sz w:val="6"/>
          <w:szCs w:val="6"/>
          <w:rPrChange w:id="481" w:author="Rohitashva Pandey (MFG)" w:date="2019-01-17T15:01:00Z">
            <w:rPr>
              <w:rFonts w:ascii="Calibri" w:eastAsia="Calibri" w:hAnsi="Calibri" w:cs="Calibri"/>
              <w:b/>
              <w:bCs/>
              <w:i/>
              <w:sz w:val="6"/>
              <w:szCs w:val="6"/>
            </w:rPr>
          </w:rPrChange>
        </w:rPr>
      </w:pPr>
    </w:p>
    <w:tbl>
      <w:tblPr>
        <w:tblW w:w="8896" w:type="dxa"/>
        <w:tblInd w:w="8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PrChange w:id="482" w:author="Makkineni Lokesh (MAS)" w:date="2019-09-25T14:53:00Z">
          <w:tblPr>
            <w:tblW w:w="0" w:type="auto"/>
            <w:tblInd w:w="897" w:type="dxa"/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</w:tblPrChange>
      </w:tblPr>
      <w:tblGrid>
        <w:gridCol w:w="1428"/>
        <w:gridCol w:w="2069"/>
        <w:gridCol w:w="5399"/>
        <w:tblGridChange w:id="483">
          <w:tblGrid>
            <w:gridCol w:w="1260"/>
            <w:gridCol w:w="2237"/>
            <w:gridCol w:w="5399"/>
          </w:tblGrid>
        </w:tblGridChange>
      </w:tblGrid>
      <w:tr w:rsidR="00EC7BDC" w:rsidRPr="0046332E" w14:paraId="4D3ABBC7" w14:textId="77777777" w:rsidTr="009D1F45">
        <w:trPr>
          <w:trHeight w:hRule="exact" w:val="538"/>
          <w:trPrChange w:id="484" w:author="Makkineni Lokesh (MAS)" w:date="2019-09-25T14:53:00Z">
            <w:trPr>
              <w:trHeight w:hRule="exact" w:val="538"/>
            </w:trPr>
          </w:trPrChange>
        </w:trPr>
        <w:tc>
          <w:tcPr>
            <w:tcW w:w="1428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B8CCE3"/>
            <w:tcPrChange w:id="485" w:author="Makkineni Lokesh (MAS)" w:date="2019-09-25T14:53:00Z">
              <w:tcPr>
                <w:tcW w:w="1260" w:type="dxa"/>
                <w:tcBorders>
                  <w:top w:val="single" w:sz="13" w:space="0" w:color="000000"/>
                  <w:left w:val="single" w:sz="12" w:space="0" w:color="000000"/>
                  <w:bottom w:val="single" w:sz="13" w:space="0" w:color="000000"/>
                  <w:right w:val="single" w:sz="12" w:space="0" w:color="000000"/>
                </w:tcBorders>
                <w:shd w:val="clear" w:color="auto" w:fill="B8CCE3"/>
              </w:tcPr>
            </w:tcPrChange>
          </w:tcPr>
          <w:p w14:paraId="1C4FE95B" w14:textId="77777777" w:rsidR="00EC7BDC" w:rsidRPr="0046332E" w:rsidRDefault="00EC7BDC" w:rsidP="00DA57C1">
            <w:pPr>
              <w:pStyle w:val="TableParagraph"/>
              <w:spacing w:before="2"/>
              <w:rPr>
                <w:rFonts w:ascii="Franklin Gothic Book" w:eastAsia="Calibri" w:hAnsi="Franklin Gothic Book" w:cs="Calibri"/>
                <w:b/>
                <w:bCs/>
                <w:i/>
                <w:sz w:val="19"/>
                <w:szCs w:val="19"/>
                <w:rPrChange w:id="486" w:author="Rohitashva Pandey (MFG)" w:date="2019-01-17T15:01:00Z">
                  <w:rPr>
                    <w:rFonts w:ascii="Calibri" w:eastAsia="Calibri" w:hAnsi="Calibri" w:cs="Calibri"/>
                    <w:b/>
                    <w:bCs/>
                    <w:i/>
                    <w:sz w:val="19"/>
                    <w:szCs w:val="19"/>
                  </w:rPr>
                </w:rPrChange>
              </w:rPr>
            </w:pPr>
          </w:p>
          <w:p w14:paraId="40B7F77D" w14:textId="77777777" w:rsidR="00EC7BDC" w:rsidRPr="0046332E" w:rsidRDefault="00EC7BDC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487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r w:rsidRPr="0046332E">
              <w:rPr>
                <w:rFonts w:ascii="Franklin Gothic Book" w:hAnsi="Franklin Gothic Book"/>
                <w:b/>
                <w:spacing w:val="-1"/>
                <w:rPrChange w:id="488" w:author="Rohitashva Pandey (MFG)" w:date="2019-01-17T15:01:00Z">
                  <w:rPr>
                    <w:rFonts w:ascii="Calibri"/>
                    <w:b/>
                    <w:spacing w:val="-1"/>
                  </w:rPr>
                </w:rPrChange>
              </w:rPr>
              <w:t>Date</w:t>
            </w:r>
          </w:p>
        </w:tc>
        <w:tc>
          <w:tcPr>
            <w:tcW w:w="2069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B8CCE3"/>
            <w:tcPrChange w:id="489" w:author="Makkineni Lokesh (MAS)" w:date="2019-09-25T14:53:00Z">
              <w:tcPr>
                <w:tcW w:w="2237" w:type="dxa"/>
                <w:tcBorders>
                  <w:top w:val="single" w:sz="13" w:space="0" w:color="000000"/>
                  <w:left w:val="single" w:sz="12" w:space="0" w:color="000000"/>
                  <w:bottom w:val="single" w:sz="13" w:space="0" w:color="000000"/>
                  <w:right w:val="single" w:sz="12" w:space="0" w:color="000000"/>
                </w:tcBorders>
                <w:shd w:val="clear" w:color="auto" w:fill="B8CCE3"/>
              </w:tcPr>
            </w:tcPrChange>
          </w:tcPr>
          <w:p w14:paraId="6C9E4F6C" w14:textId="77777777" w:rsidR="00EC7BDC" w:rsidRPr="0046332E" w:rsidRDefault="00EC7BDC" w:rsidP="00DA57C1">
            <w:pPr>
              <w:pStyle w:val="TableParagraph"/>
              <w:spacing w:before="2"/>
              <w:rPr>
                <w:rFonts w:ascii="Franklin Gothic Book" w:eastAsia="Calibri" w:hAnsi="Franklin Gothic Book" w:cs="Calibri"/>
                <w:b/>
                <w:bCs/>
                <w:i/>
                <w:sz w:val="19"/>
                <w:szCs w:val="19"/>
                <w:rPrChange w:id="490" w:author="Rohitashva Pandey (MFG)" w:date="2019-01-17T15:01:00Z">
                  <w:rPr>
                    <w:rFonts w:ascii="Calibri" w:eastAsia="Calibri" w:hAnsi="Calibri" w:cs="Calibri"/>
                    <w:b/>
                    <w:bCs/>
                    <w:i/>
                    <w:sz w:val="19"/>
                    <w:szCs w:val="19"/>
                  </w:rPr>
                </w:rPrChange>
              </w:rPr>
            </w:pPr>
          </w:p>
          <w:p w14:paraId="1059DA59" w14:textId="77777777" w:rsidR="00EC7BDC" w:rsidRPr="0046332E" w:rsidRDefault="00EC7BDC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491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r w:rsidRPr="0046332E">
              <w:rPr>
                <w:rFonts w:ascii="Franklin Gothic Book" w:hAnsi="Franklin Gothic Book"/>
                <w:b/>
                <w:spacing w:val="-1"/>
                <w:rPrChange w:id="492" w:author="Rohitashva Pandey (MFG)" w:date="2019-01-17T15:01:00Z">
                  <w:rPr>
                    <w:rFonts w:ascii="Calibri"/>
                    <w:b/>
                    <w:spacing w:val="-1"/>
                  </w:rPr>
                </w:rPrChange>
              </w:rPr>
              <w:t>Name</w:t>
            </w:r>
          </w:p>
        </w:tc>
        <w:tc>
          <w:tcPr>
            <w:tcW w:w="5399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B8CCE3"/>
            <w:tcPrChange w:id="493" w:author="Makkineni Lokesh (MAS)" w:date="2019-09-25T14:53:00Z">
              <w:tcPr>
                <w:tcW w:w="5399" w:type="dxa"/>
                <w:tcBorders>
                  <w:top w:val="single" w:sz="13" w:space="0" w:color="000000"/>
                  <w:left w:val="single" w:sz="12" w:space="0" w:color="000000"/>
                  <w:bottom w:val="single" w:sz="13" w:space="0" w:color="000000"/>
                  <w:right w:val="single" w:sz="12" w:space="0" w:color="000000"/>
                </w:tcBorders>
                <w:shd w:val="clear" w:color="auto" w:fill="B8CCE3"/>
              </w:tcPr>
            </w:tcPrChange>
          </w:tcPr>
          <w:p w14:paraId="621A4266" w14:textId="77777777" w:rsidR="00EC7BDC" w:rsidRPr="0046332E" w:rsidRDefault="00EC7BDC" w:rsidP="00DA57C1">
            <w:pPr>
              <w:pStyle w:val="TableParagraph"/>
              <w:spacing w:before="2"/>
              <w:rPr>
                <w:rFonts w:ascii="Franklin Gothic Book" w:eastAsia="Calibri" w:hAnsi="Franklin Gothic Book" w:cs="Calibri"/>
                <w:b/>
                <w:bCs/>
                <w:i/>
                <w:sz w:val="19"/>
                <w:szCs w:val="19"/>
                <w:rPrChange w:id="494" w:author="Rohitashva Pandey (MFG)" w:date="2019-01-17T15:01:00Z">
                  <w:rPr>
                    <w:rFonts w:ascii="Calibri" w:eastAsia="Calibri" w:hAnsi="Calibri" w:cs="Calibri"/>
                    <w:b/>
                    <w:bCs/>
                    <w:i/>
                    <w:sz w:val="19"/>
                    <w:szCs w:val="19"/>
                  </w:rPr>
                </w:rPrChange>
              </w:rPr>
            </w:pPr>
          </w:p>
          <w:p w14:paraId="24723A7E" w14:textId="26087353" w:rsidR="00EC7BDC" w:rsidRPr="0046332E" w:rsidRDefault="00EC7BDC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495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del w:id="496" w:author="Rohitashva Pandey (MFG)" w:date="2019-01-17T14:30:00Z">
              <w:r w:rsidRPr="0046332E" w:rsidDel="004D1040">
                <w:rPr>
                  <w:rFonts w:ascii="Franklin Gothic Book" w:hAnsi="Franklin Gothic Book"/>
                  <w:b/>
                  <w:spacing w:val="-1"/>
                  <w:rPrChange w:id="497" w:author="Rohitashva Pandey (MFG)" w:date="2019-01-17T15:01:00Z">
                    <w:rPr>
                      <w:rFonts w:ascii="Calibri"/>
                      <w:b/>
                      <w:spacing w:val="-1"/>
                    </w:rPr>
                  </w:rPrChange>
                </w:rPr>
                <w:delText>Position</w:delText>
              </w:r>
            </w:del>
            <w:ins w:id="498" w:author="Rohitashva Pandey (MFG)" w:date="2019-01-17T14:30:00Z">
              <w:r w:rsidR="004D1040" w:rsidRPr="0046332E">
                <w:rPr>
                  <w:rFonts w:ascii="Franklin Gothic Book" w:hAnsi="Franklin Gothic Book"/>
                  <w:b/>
                  <w:spacing w:val="-1"/>
                  <w:rPrChange w:id="499" w:author="Rohitashva Pandey (MFG)" w:date="2019-01-17T15:01:00Z">
                    <w:rPr>
                      <w:rFonts w:ascii="Calibri"/>
                      <w:b/>
                      <w:spacing w:val="-1"/>
                    </w:rPr>
                  </w:rPrChange>
                </w:rPr>
                <w:t>Comments</w:t>
              </w:r>
            </w:ins>
          </w:p>
        </w:tc>
      </w:tr>
      <w:tr w:rsidR="00EC7BDC" w:rsidRPr="0046332E" w14:paraId="66A81D0D" w14:textId="77777777" w:rsidTr="009D1F45">
        <w:trPr>
          <w:trHeight w:hRule="exact" w:val="523"/>
          <w:trPrChange w:id="500" w:author="Makkineni Lokesh (MAS)" w:date="2019-09-25T14:53:00Z">
            <w:trPr>
              <w:trHeight w:hRule="exact" w:val="523"/>
            </w:trPr>
          </w:trPrChange>
        </w:trPr>
        <w:tc>
          <w:tcPr>
            <w:tcW w:w="1428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01" w:author="Makkineni Lokesh (MAS)" w:date="2019-09-25T14:53:00Z">
              <w:tcPr>
                <w:tcW w:w="1260" w:type="dxa"/>
                <w:tcBorders>
                  <w:top w:val="single" w:sz="13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6142B07C" w14:textId="4AC4CF31" w:rsidR="00EC7BDC" w:rsidRPr="0046332E" w:rsidRDefault="004D1040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502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ins w:id="503" w:author="Rohitashva Pandey (MFG)" w:date="2019-01-17T14:30:00Z">
              <w:r w:rsidRPr="0046332E">
                <w:rPr>
                  <w:rFonts w:ascii="Franklin Gothic Book" w:eastAsia="Calibri" w:hAnsi="Franklin Gothic Book" w:cs="Calibri"/>
                  <w:rPrChange w:id="504" w:author="Rohitashva Pandey (MFG)" w:date="2019-01-17T15:01:00Z">
                    <w:rPr>
                      <w:rFonts w:ascii="Calibri" w:eastAsia="Calibri" w:hAnsi="Calibri" w:cs="Calibri"/>
                    </w:rPr>
                  </w:rPrChange>
                </w:rPr>
                <w:t>01/17/2019</w:t>
              </w:r>
            </w:ins>
          </w:p>
        </w:tc>
        <w:tc>
          <w:tcPr>
            <w:tcW w:w="2069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05" w:author="Makkineni Lokesh (MAS)" w:date="2019-09-25T14:53:00Z">
              <w:tcPr>
                <w:tcW w:w="2237" w:type="dxa"/>
                <w:tcBorders>
                  <w:top w:val="single" w:sz="13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5679742A" w14:textId="1CE11066" w:rsidR="00EC7BDC" w:rsidRPr="0046332E" w:rsidRDefault="004D1040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506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ins w:id="507" w:author="Rohitashva Pandey (MFG)" w:date="2019-01-17T14:30:00Z">
              <w:r w:rsidRPr="0046332E">
                <w:rPr>
                  <w:rFonts w:ascii="Franklin Gothic Book" w:eastAsia="Calibri" w:hAnsi="Franklin Gothic Book" w:cs="Calibri"/>
                  <w:rPrChange w:id="508" w:author="Rohitashva Pandey (MFG)" w:date="2019-01-17T15:01:00Z">
                    <w:rPr>
                      <w:rFonts w:ascii="Calibri" w:eastAsia="Calibri" w:hAnsi="Calibri" w:cs="Calibri"/>
                    </w:rPr>
                  </w:rPrChange>
                </w:rPr>
                <w:t>Rohitashva Pandey</w:t>
              </w:r>
            </w:ins>
          </w:p>
        </w:tc>
        <w:tc>
          <w:tcPr>
            <w:tcW w:w="5399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09" w:author="Makkineni Lokesh (MAS)" w:date="2019-09-25T14:53:00Z">
              <w:tcPr>
                <w:tcW w:w="5399" w:type="dxa"/>
                <w:tcBorders>
                  <w:top w:val="single" w:sz="13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0C6A5769" w14:textId="1DF57B22" w:rsidR="00EC7BDC" w:rsidRPr="0046332E" w:rsidRDefault="004D1040">
            <w:pPr>
              <w:pStyle w:val="TableParagraph"/>
              <w:numPr>
                <w:ilvl w:val="0"/>
                <w:numId w:val="27"/>
              </w:numPr>
              <w:rPr>
                <w:rFonts w:ascii="Franklin Gothic Book" w:eastAsia="Calibri" w:hAnsi="Franklin Gothic Book" w:cs="Calibri"/>
                <w:rPrChange w:id="510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  <w:pPrChange w:id="511" w:author="Rohitashva Pandey (MFG)" w:date="2019-01-17T14:30:00Z">
                <w:pPr>
                  <w:pStyle w:val="TableParagraph"/>
                  <w:ind w:left="92"/>
                </w:pPr>
              </w:pPrChange>
            </w:pPr>
            <w:ins w:id="512" w:author="Rohitashva Pandey (MFG)" w:date="2019-01-17T14:30:00Z">
              <w:r w:rsidRPr="0046332E">
                <w:rPr>
                  <w:rFonts w:ascii="Franklin Gothic Book" w:eastAsia="Calibri" w:hAnsi="Franklin Gothic Book" w:cs="Calibri"/>
                  <w:rPrChange w:id="513" w:author="Rohitashva Pandey (MFG)" w:date="2019-01-17T15:01:00Z">
                    <w:rPr>
                      <w:rFonts w:ascii="Calibri" w:eastAsia="Calibri" w:hAnsi="Calibri" w:cs="Calibri"/>
                    </w:rPr>
                  </w:rPrChange>
                </w:rPr>
                <w:t>First draft review</w:t>
              </w:r>
              <w:r w:rsidR="00262D44" w:rsidRPr="0046332E">
                <w:rPr>
                  <w:rFonts w:ascii="Franklin Gothic Book" w:eastAsia="Calibri" w:hAnsi="Franklin Gothic Book" w:cs="Calibri"/>
                  <w:rPrChange w:id="514" w:author="Rohitashva Pandey (MFG)" w:date="2019-01-17T15:01:00Z">
                    <w:rPr>
                      <w:rFonts w:ascii="Calibri" w:eastAsia="Calibri" w:hAnsi="Calibri" w:cs="Calibri"/>
                    </w:rPr>
                  </w:rPrChange>
                </w:rPr>
                <w:t xml:space="preserve"> of version 0.1</w:t>
              </w:r>
            </w:ins>
          </w:p>
        </w:tc>
      </w:tr>
      <w:tr w:rsidR="00EC7BDC" w:rsidRPr="0046332E" w14:paraId="75B9E86D" w14:textId="77777777" w:rsidTr="009D1F45">
        <w:trPr>
          <w:trHeight w:hRule="exact" w:val="524"/>
          <w:trPrChange w:id="515" w:author="Makkineni Lokesh (MAS)" w:date="2019-09-25T14:53:00Z">
            <w:trPr>
              <w:trHeight w:hRule="exact" w:val="524"/>
            </w:trPr>
          </w:trPrChange>
        </w:trPr>
        <w:tc>
          <w:tcPr>
            <w:tcW w:w="1428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16" w:author="Makkineni Lokesh (MAS)" w:date="2019-09-25T14:53:00Z">
              <w:tcPr>
                <w:tcW w:w="126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5A6F679E" w14:textId="234C5E22" w:rsidR="00EC7BDC" w:rsidRPr="0046332E" w:rsidRDefault="009D1F45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517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ins w:id="518" w:author="Makkineni Lokesh (MAS)" w:date="2019-09-25T14:52:00Z">
              <w:r>
                <w:rPr>
                  <w:rFonts w:ascii="Franklin Gothic Book" w:eastAsia="Calibri" w:hAnsi="Franklin Gothic Book" w:cs="Calibri"/>
                </w:rPr>
                <w:t>09/25/2019</w:t>
              </w:r>
            </w:ins>
          </w:p>
        </w:tc>
        <w:tc>
          <w:tcPr>
            <w:tcW w:w="206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19" w:author="Makkineni Lokesh (MAS)" w:date="2019-09-25T14:53:00Z">
              <w:tcPr>
                <w:tcW w:w="2237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7EE707D0" w14:textId="475FFED1" w:rsidR="00EC7BDC" w:rsidRPr="0046332E" w:rsidRDefault="00754FFF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520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  <w:ins w:id="521" w:author="Makkineni Lokesh (MAS)" w:date="2019-09-25T12:40:00Z">
              <w:r w:rsidRPr="009D2652">
                <w:rPr>
                  <w:rFonts w:ascii="Franklin Gothic Book" w:eastAsia="Calibri" w:hAnsi="Franklin Gothic Book" w:cs="Calibri"/>
                </w:rPr>
                <w:t>Rohitashva Pandey</w:t>
              </w:r>
            </w:ins>
          </w:p>
        </w:tc>
        <w:tc>
          <w:tcPr>
            <w:tcW w:w="539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22" w:author="Makkineni Lokesh (MAS)" w:date="2019-09-25T14:53:00Z">
              <w:tcPr>
                <w:tcW w:w="5399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0023BA97" w14:textId="77777777" w:rsidR="00EC7BDC" w:rsidRPr="0046332E" w:rsidRDefault="00EC7BDC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523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</w:tr>
      <w:tr w:rsidR="00EC7BDC" w:rsidRPr="0046332E" w14:paraId="644F664D" w14:textId="77777777" w:rsidTr="009D1F45">
        <w:trPr>
          <w:trHeight w:hRule="exact" w:val="523"/>
          <w:trPrChange w:id="524" w:author="Makkineni Lokesh (MAS)" w:date="2019-09-25T14:53:00Z">
            <w:trPr>
              <w:trHeight w:hRule="exact" w:val="523"/>
            </w:trPr>
          </w:trPrChange>
        </w:trPr>
        <w:tc>
          <w:tcPr>
            <w:tcW w:w="1428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25" w:author="Makkineni Lokesh (MAS)" w:date="2019-09-25T14:53:00Z">
              <w:tcPr>
                <w:tcW w:w="1260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781698EE" w14:textId="77777777" w:rsidR="00EC7BDC" w:rsidRPr="0046332E" w:rsidRDefault="00EC7BDC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526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206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27" w:author="Makkineni Lokesh (MAS)" w:date="2019-09-25T14:53:00Z">
              <w:tcPr>
                <w:tcW w:w="2237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15F5C9F1" w14:textId="77777777" w:rsidR="00EC7BDC" w:rsidRPr="0046332E" w:rsidRDefault="00EC7BDC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528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  <w:tc>
          <w:tcPr>
            <w:tcW w:w="539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12" w:space="0" w:color="000000"/>
            </w:tcBorders>
            <w:tcPrChange w:id="529" w:author="Makkineni Lokesh (MAS)" w:date="2019-09-25T14:53:00Z">
              <w:tcPr>
                <w:tcW w:w="5399" w:type="dxa"/>
                <w:tcBorders>
                  <w:top w:val="single" w:sz="7" w:space="0" w:color="000000"/>
                  <w:left w:val="single" w:sz="12" w:space="0" w:color="000000"/>
                  <w:bottom w:val="single" w:sz="7" w:space="0" w:color="000000"/>
                  <w:right w:val="single" w:sz="12" w:space="0" w:color="000000"/>
                </w:tcBorders>
              </w:tcPr>
            </w:tcPrChange>
          </w:tcPr>
          <w:p w14:paraId="1150D02F" w14:textId="77777777" w:rsidR="00EC7BDC" w:rsidRPr="0046332E" w:rsidRDefault="00EC7BDC" w:rsidP="00DA57C1">
            <w:pPr>
              <w:pStyle w:val="TableParagraph"/>
              <w:ind w:left="92"/>
              <w:rPr>
                <w:rFonts w:ascii="Franklin Gothic Book" w:eastAsia="Calibri" w:hAnsi="Franklin Gothic Book" w:cs="Calibri"/>
                <w:rPrChange w:id="530" w:author="Rohitashva Pandey (MFG)" w:date="2019-01-17T15:01:00Z">
                  <w:rPr>
                    <w:rFonts w:ascii="Calibri" w:eastAsia="Calibri" w:hAnsi="Calibri" w:cs="Calibri"/>
                  </w:rPr>
                </w:rPrChange>
              </w:rPr>
            </w:pPr>
          </w:p>
        </w:tc>
      </w:tr>
      <w:tr w:rsidR="00EC7BDC" w:rsidRPr="0046332E" w14:paraId="72F8DAC8" w14:textId="77777777" w:rsidTr="009D1F45">
        <w:trPr>
          <w:trHeight w:hRule="exact" w:val="520"/>
          <w:trPrChange w:id="531" w:author="Makkineni Lokesh (MAS)" w:date="2019-09-25T14:53:00Z">
            <w:trPr>
              <w:trHeight w:hRule="exact" w:val="520"/>
            </w:trPr>
          </w:trPrChange>
        </w:trPr>
        <w:tc>
          <w:tcPr>
            <w:tcW w:w="1428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PrChange w:id="532" w:author="Makkineni Lokesh (MAS)" w:date="2019-09-25T14:53:00Z">
              <w:tcPr>
                <w:tcW w:w="1260" w:type="dxa"/>
                <w:tcBorders>
                  <w:top w:val="single" w:sz="7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</w:tcPr>
            </w:tcPrChange>
          </w:tcPr>
          <w:p w14:paraId="55147FE6" w14:textId="77777777" w:rsidR="00EC7BDC" w:rsidRPr="0046332E" w:rsidRDefault="00EC7BDC" w:rsidP="00DA57C1">
            <w:pPr>
              <w:rPr>
                <w:rFonts w:ascii="Franklin Gothic Book" w:hAnsi="Franklin Gothic Book"/>
                <w:rPrChange w:id="533" w:author="Rohitashva Pandey (MFG)" w:date="2019-01-17T15:01:00Z">
                  <w:rPr/>
                </w:rPrChange>
              </w:rPr>
            </w:pPr>
          </w:p>
        </w:tc>
        <w:tc>
          <w:tcPr>
            <w:tcW w:w="2069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PrChange w:id="534" w:author="Makkineni Lokesh (MAS)" w:date="2019-09-25T14:53:00Z">
              <w:tcPr>
                <w:tcW w:w="2237" w:type="dxa"/>
                <w:tcBorders>
                  <w:top w:val="single" w:sz="7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</w:tcPr>
            </w:tcPrChange>
          </w:tcPr>
          <w:p w14:paraId="0E7B71ED" w14:textId="77777777" w:rsidR="00EC7BDC" w:rsidRPr="0046332E" w:rsidRDefault="00EC7BDC" w:rsidP="00DA57C1">
            <w:pPr>
              <w:rPr>
                <w:rFonts w:ascii="Franklin Gothic Book" w:hAnsi="Franklin Gothic Book"/>
                <w:rPrChange w:id="535" w:author="Rohitashva Pandey (MFG)" w:date="2019-01-17T15:01:00Z">
                  <w:rPr/>
                </w:rPrChange>
              </w:rPr>
            </w:pPr>
          </w:p>
        </w:tc>
        <w:tc>
          <w:tcPr>
            <w:tcW w:w="5399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PrChange w:id="536" w:author="Makkineni Lokesh (MAS)" w:date="2019-09-25T14:53:00Z">
              <w:tcPr>
                <w:tcW w:w="5399" w:type="dxa"/>
                <w:tcBorders>
                  <w:top w:val="single" w:sz="7" w:space="0" w:color="000000"/>
                  <w:left w:val="single" w:sz="12" w:space="0" w:color="000000"/>
                  <w:bottom w:val="single" w:sz="12" w:space="0" w:color="000000"/>
                  <w:right w:val="single" w:sz="12" w:space="0" w:color="000000"/>
                </w:tcBorders>
              </w:tcPr>
            </w:tcPrChange>
          </w:tcPr>
          <w:p w14:paraId="30CE3CA2" w14:textId="77777777" w:rsidR="00EC7BDC" w:rsidRPr="0046332E" w:rsidRDefault="00EC7BDC" w:rsidP="00DA57C1">
            <w:pPr>
              <w:rPr>
                <w:rFonts w:ascii="Franklin Gothic Book" w:hAnsi="Franklin Gothic Book"/>
                <w:rPrChange w:id="537" w:author="Rohitashva Pandey (MFG)" w:date="2019-01-17T15:01:00Z">
                  <w:rPr/>
                </w:rPrChange>
              </w:rPr>
            </w:pPr>
          </w:p>
        </w:tc>
      </w:tr>
    </w:tbl>
    <w:p w14:paraId="4FEE12E2" w14:textId="77777777" w:rsidR="00EC7BDC" w:rsidRPr="0046332E" w:rsidRDefault="00EC7BDC">
      <w:pPr>
        <w:rPr>
          <w:rFonts w:ascii="Franklin Gothic Book" w:hAnsi="Franklin Gothic Book"/>
          <w:rPrChange w:id="538" w:author="Rohitashva Pandey (MFG)" w:date="2019-01-17T15:01:00Z">
            <w:rPr/>
          </w:rPrChange>
        </w:rPr>
      </w:pPr>
    </w:p>
    <w:p w14:paraId="7B57350D" w14:textId="77777777" w:rsidR="00EC7BDC" w:rsidRPr="0046332E" w:rsidRDefault="00EC7BDC">
      <w:pPr>
        <w:rPr>
          <w:rFonts w:ascii="Franklin Gothic Book" w:hAnsi="Franklin Gothic Book"/>
          <w:rPrChange w:id="539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540" w:author="Rohitashva Pandey (MFG)" w:date="2019-01-17T15:01:00Z">
            <w:rPr/>
          </w:rPrChange>
        </w:rPr>
        <w:br w:type="page"/>
      </w:r>
    </w:p>
    <w:p w14:paraId="2DE7038F" w14:textId="6188DE72" w:rsidR="00344D73" w:rsidRPr="0046332E" w:rsidRDefault="00344D73">
      <w:pPr>
        <w:rPr>
          <w:rFonts w:ascii="Franklin Gothic Book" w:hAnsi="Franklin Gothic Book"/>
          <w:rPrChange w:id="541" w:author="Rohitashva Pandey (MFG)" w:date="2019-01-17T15:01:00Z">
            <w:rPr/>
          </w:rPrChange>
        </w:rPr>
      </w:pPr>
    </w:p>
    <w:p w14:paraId="3E78AFF7" w14:textId="51EF6CCD" w:rsidR="00383347" w:rsidRPr="0046332E" w:rsidRDefault="00344D73" w:rsidP="003116E7">
      <w:pPr>
        <w:pStyle w:val="Heading1"/>
        <w:numPr>
          <w:ilvl w:val="0"/>
          <w:numId w:val="19"/>
        </w:numPr>
        <w:rPr>
          <w:rFonts w:ascii="Franklin Gothic Book" w:hAnsi="Franklin Gothic Book"/>
          <w:b/>
          <w:caps/>
          <w:color w:val="FF0000"/>
          <w:sz w:val="28"/>
          <w:szCs w:val="28"/>
          <w:rPrChange w:id="542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</w:pPr>
      <w:bookmarkStart w:id="543" w:name="_Toc20316954"/>
      <w:r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544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>INTRODUC</w:t>
      </w:r>
      <w:r w:rsidR="00EC7BDC"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545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>TION</w:t>
      </w:r>
      <w:bookmarkEnd w:id="543"/>
      <w:r w:rsidR="00EC7BDC"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546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 xml:space="preserve"> </w:t>
      </w:r>
    </w:p>
    <w:p w14:paraId="53F1FE1D" w14:textId="77777777" w:rsidR="001C026B" w:rsidRPr="0046332E" w:rsidRDefault="001C026B" w:rsidP="001C026B">
      <w:pPr>
        <w:rPr>
          <w:rFonts w:ascii="Franklin Gothic Book" w:hAnsi="Franklin Gothic Book"/>
          <w:rPrChange w:id="547" w:author="Rohitashva Pandey (MFG)" w:date="2019-01-17T15:01:00Z">
            <w:rPr/>
          </w:rPrChange>
        </w:rPr>
      </w:pPr>
    </w:p>
    <w:p w14:paraId="03DD3851" w14:textId="5654F969" w:rsidR="00796294" w:rsidRPr="0046332E" w:rsidRDefault="00796294" w:rsidP="003116E7">
      <w:pPr>
        <w:pStyle w:val="Heading2"/>
        <w:numPr>
          <w:ilvl w:val="1"/>
          <w:numId w:val="19"/>
        </w:numPr>
        <w:rPr>
          <w:rFonts w:ascii="Franklin Gothic Book" w:hAnsi="Franklin Gothic Book"/>
          <w:rPrChange w:id="548" w:author="Rohitashva Pandey (MFG)" w:date="2019-01-17T15:01:00Z">
            <w:rPr/>
          </w:rPrChange>
        </w:rPr>
      </w:pPr>
      <w:bookmarkStart w:id="549" w:name="_Toc20316955"/>
      <w:r w:rsidRPr="0046332E">
        <w:rPr>
          <w:rFonts w:ascii="Franklin Gothic Book" w:hAnsi="Franklin Gothic Book"/>
          <w:rPrChange w:id="550" w:author="Rohitashva Pandey (MFG)" w:date="2019-01-17T15:01:00Z">
            <w:rPr/>
          </w:rPrChange>
        </w:rPr>
        <w:t>Description</w:t>
      </w:r>
      <w:bookmarkEnd w:id="549"/>
      <w:r w:rsidRPr="0046332E">
        <w:rPr>
          <w:rFonts w:ascii="Franklin Gothic Book" w:hAnsi="Franklin Gothic Book"/>
          <w:rPrChange w:id="551" w:author="Rohitashva Pandey (MFG)" w:date="2019-01-17T15:01:00Z">
            <w:rPr/>
          </w:rPrChange>
        </w:rPr>
        <w:t xml:space="preserve"> </w:t>
      </w:r>
    </w:p>
    <w:p w14:paraId="483DCF9D" w14:textId="5D8D3CE6" w:rsidR="00796294" w:rsidRPr="0046332E" w:rsidRDefault="00933575" w:rsidP="00796294">
      <w:pPr>
        <w:ind w:left="324"/>
        <w:rPr>
          <w:rFonts w:ascii="Franklin Gothic Book" w:hAnsi="Franklin Gothic Book"/>
          <w:rPrChange w:id="552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553" w:author="Rohitashva Pandey (MFG)" w:date="2019-01-17T15:01:00Z">
            <w:rPr/>
          </w:rPrChange>
        </w:rPr>
        <w:t xml:space="preserve">This document is </w:t>
      </w:r>
      <w:del w:id="554" w:author="Rohitashva Pandey (MFG)" w:date="2019-01-17T14:32:00Z">
        <w:r w:rsidRPr="0046332E" w:rsidDel="00D03B4D">
          <w:rPr>
            <w:rFonts w:ascii="Franklin Gothic Book" w:hAnsi="Franklin Gothic Book"/>
            <w:rPrChange w:id="555" w:author="Rohitashva Pandey (MFG)" w:date="2019-01-17T15:01:00Z">
              <w:rPr/>
            </w:rPrChange>
          </w:rPr>
          <w:delText xml:space="preserve">all about </w:delText>
        </w:r>
      </w:del>
      <w:ins w:id="556" w:author="Rohitashva Pandey (MFG)" w:date="2019-01-17T14:32:00Z">
        <w:r w:rsidR="00D03B4D" w:rsidRPr="0046332E">
          <w:rPr>
            <w:rFonts w:ascii="Franklin Gothic Book" w:hAnsi="Franklin Gothic Book"/>
            <w:rPrChange w:id="557" w:author="Rohitashva Pandey (MFG)" w:date="2019-01-17T15:01:00Z">
              <w:rPr/>
            </w:rPrChange>
          </w:rPr>
          <w:t xml:space="preserve">an overview document on </w:t>
        </w:r>
      </w:ins>
      <w:r w:rsidRPr="0046332E">
        <w:rPr>
          <w:rFonts w:ascii="Franklin Gothic Book" w:hAnsi="Franklin Gothic Book"/>
          <w:rPrChange w:id="558" w:author="Rohitashva Pandey (MFG)" w:date="2019-01-17T15:01:00Z">
            <w:rPr/>
          </w:rPrChange>
        </w:rPr>
        <w:t xml:space="preserve">setting up the GitHub </w:t>
      </w:r>
      <w:del w:id="559" w:author="Rohitashva Pandey (MFG)" w:date="2019-01-17T14:32:00Z">
        <w:r w:rsidRPr="0046332E" w:rsidDel="00D03B4D">
          <w:rPr>
            <w:rFonts w:ascii="Franklin Gothic Book" w:hAnsi="Franklin Gothic Book"/>
            <w:rPrChange w:id="560" w:author="Rohitashva Pandey (MFG)" w:date="2019-01-17T15:01:00Z">
              <w:rPr/>
            </w:rPrChange>
          </w:rPr>
          <w:delText xml:space="preserve">business </w:delText>
        </w:r>
      </w:del>
      <w:ins w:id="561" w:author="Rohitashva Pandey (MFG)" w:date="2019-01-17T14:32:00Z">
        <w:r w:rsidR="00D03B4D" w:rsidRPr="0046332E">
          <w:rPr>
            <w:rFonts w:ascii="Franklin Gothic Book" w:hAnsi="Franklin Gothic Book"/>
            <w:rPrChange w:id="562" w:author="Rohitashva Pandey (MFG)" w:date="2019-01-17T15:01:00Z">
              <w:rPr/>
            </w:rPrChange>
          </w:rPr>
          <w:t>Business C</w:t>
        </w:r>
      </w:ins>
      <w:del w:id="563" w:author="Rohitashva Pandey (MFG)" w:date="2019-01-17T14:33:00Z">
        <w:r w:rsidRPr="0046332E" w:rsidDel="00D03B4D">
          <w:rPr>
            <w:rFonts w:ascii="Franklin Gothic Book" w:hAnsi="Franklin Gothic Book"/>
            <w:rPrChange w:id="564" w:author="Rohitashva Pandey (MFG)" w:date="2019-01-17T15:01:00Z">
              <w:rPr/>
            </w:rPrChange>
          </w:rPr>
          <w:delText>c</w:delText>
        </w:r>
      </w:del>
      <w:r w:rsidRPr="0046332E">
        <w:rPr>
          <w:rFonts w:ascii="Franklin Gothic Book" w:hAnsi="Franklin Gothic Book"/>
          <w:rPrChange w:id="565" w:author="Rohitashva Pandey (MFG)" w:date="2019-01-17T15:01:00Z">
            <w:rPr/>
          </w:rPrChange>
        </w:rPr>
        <w:t xml:space="preserve">loud solution </w:t>
      </w:r>
      <w:ins w:id="566" w:author="Rohitashva Pandey (MFG)" w:date="2019-01-17T14:33:00Z">
        <w:r w:rsidR="00D03B4D" w:rsidRPr="0046332E">
          <w:rPr>
            <w:rFonts w:ascii="Franklin Gothic Book" w:hAnsi="Franklin Gothic Book"/>
            <w:rPrChange w:id="567" w:author="Rohitashva Pandey (MFG)" w:date="2019-01-17T15:01:00Z">
              <w:rPr/>
            </w:rPrChange>
          </w:rPr>
          <w:t xml:space="preserve">for the Development community at Chemours. </w:t>
        </w:r>
      </w:ins>
      <w:del w:id="568" w:author="Rohitashva Pandey (MFG)" w:date="2019-01-17T14:33:00Z">
        <w:r w:rsidRPr="0046332E" w:rsidDel="00D03B4D">
          <w:rPr>
            <w:rFonts w:ascii="Franklin Gothic Book" w:hAnsi="Franklin Gothic Book"/>
            <w:rPrChange w:id="569" w:author="Rohitashva Pandey (MFG)" w:date="2019-01-17T15:01:00Z">
              <w:rPr/>
            </w:rPrChange>
          </w:rPr>
          <w:delText xml:space="preserve">and </w:delText>
        </w:r>
      </w:del>
      <w:ins w:id="570" w:author="Rohitashva Pandey (MFG)" w:date="2019-01-17T14:33:00Z">
        <w:r w:rsidR="00D03B4D" w:rsidRPr="0046332E">
          <w:rPr>
            <w:rFonts w:ascii="Franklin Gothic Book" w:hAnsi="Franklin Gothic Book"/>
            <w:rPrChange w:id="571" w:author="Rohitashva Pandey (MFG)" w:date="2019-01-17T15:01:00Z">
              <w:rPr/>
            </w:rPrChange>
          </w:rPr>
          <w:t xml:space="preserve">This document also details the steps to </w:t>
        </w:r>
      </w:ins>
      <w:r w:rsidRPr="0046332E">
        <w:rPr>
          <w:rFonts w:ascii="Franklin Gothic Book" w:hAnsi="Franklin Gothic Book"/>
          <w:rPrChange w:id="572" w:author="Rohitashva Pandey (MFG)" w:date="2019-01-17T15:01:00Z">
            <w:rPr/>
          </w:rPrChange>
        </w:rPr>
        <w:t>enabl</w:t>
      </w:r>
      <w:ins w:id="573" w:author="Rohitashva Pandey (MFG)" w:date="2019-01-17T14:33:00Z">
        <w:r w:rsidR="00D03B4D" w:rsidRPr="0046332E">
          <w:rPr>
            <w:rFonts w:ascii="Franklin Gothic Book" w:hAnsi="Franklin Gothic Book"/>
            <w:rPrChange w:id="574" w:author="Rohitashva Pandey (MFG)" w:date="2019-01-17T15:01:00Z">
              <w:rPr/>
            </w:rPrChange>
          </w:rPr>
          <w:t>e</w:t>
        </w:r>
      </w:ins>
      <w:del w:id="575" w:author="Rohitashva Pandey (MFG)" w:date="2019-01-17T14:33:00Z">
        <w:r w:rsidRPr="0046332E" w:rsidDel="00D03B4D">
          <w:rPr>
            <w:rFonts w:ascii="Franklin Gothic Book" w:hAnsi="Franklin Gothic Book"/>
            <w:rPrChange w:id="576" w:author="Rohitashva Pandey (MFG)" w:date="2019-01-17T15:01:00Z">
              <w:rPr/>
            </w:rPrChange>
          </w:rPr>
          <w:delText>ing</w:delText>
        </w:r>
      </w:del>
      <w:r w:rsidRPr="0046332E">
        <w:rPr>
          <w:rFonts w:ascii="Franklin Gothic Book" w:hAnsi="Franklin Gothic Book"/>
          <w:rPrChange w:id="577" w:author="Rohitashva Pandey (MFG)" w:date="2019-01-17T15:01:00Z">
            <w:rPr/>
          </w:rPrChange>
        </w:rPr>
        <w:t xml:space="preserve"> the users to manage </w:t>
      </w:r>
      <w:del w:id="578" w:author="Rohitashva Pandey (MFG)" w:date="2019-01-17T14:33:00Z">
        <w:r w:rsidRPr="0046332E" w:rsidDel="00D03B4D">
          <w:rPr>
            <w:rFonts w:ascii="Franklin Gothic Book" w:hAnsi="Franklin Gothic Book"/>
            <w:rPrChange w:id="579" w:author="Rohitashva Pandey (MFG)" w:date="2019-01-17T15:01:00Z">
              <w:rPr/>
            </w:rPrChange>
          </w:rPr>
          <w:delText xml:space="preserve">the version control for </w:delText>
        </w:r>
      </w:del>
      <w:r w:rsidRPr="0046332E">
        <w:rPr>
          <w:rFonts w:ascii="Franklin Gothic Book" w:hAnsi="Franklin Gothic Book"/>
          <w:rPrChange w:id="580" w:author="Rohitashva Pandey (MFG)" w:date="2019-01-17T15:01:00Z">
            <w:rPr/>
          </w:rPrChange>
        </w:rPr>
        <w:t xml:space="preserve">their code base </w:t>
      </w:r>
      <w:del w:id="581" w:author="Rohitashva Pandey (MFG)" w:date="2019-01-17T14:33:00Z">
        <w:r w:rsidRPr="0046332E" w:rsidDel="00D03B4D">
          <w:rPr>
            <w:rFonts w:ascii="Franklin Gothic Book" w:hAnsi="Franklin Gothic Book"/>
            <w:rPrChange w:id="582" w:author="Rohitashva Pandey (MFG)" w:date="2019-01-17T15:01:00Z">
              <w:rPr/>
            </w:rPrChange>
          </w:rPr>
          <w:delText>by creating</w:delText>
        </w:r>
      </w:del>
      <w:ins w:id="583" w:author="Rohitashva Pandey (MFG)" w:date="2019-01-17T14:33:00Z">
        <w:r w:rsidR="00D03B4D" w:rsidRPr="0046332E">
          <w:rPr>
            <w:rFonts w:ascii="Franklin Gothic Book" w:hAnsi="Franklin Gothic Book"/>
            <w:rPrChange w:id="584" w:author="Rohitashva Pandey (MFG)" w:date="2019-01-17T15:01:00Z">
              <w:rPr/>
            </w:rPrChange>
          </w:rPr>
          <w:t>th</w:t>
        </w:r>
      </w:ins>
      <w:ins w:id="585" w:author="Rohitashva Pandey (MFG)" w:date="2019-01-17T14:34:00Z">
        <w:r w:rsidR="00D03B4D" w:rsidRPr="0046332E">
          <w:rPr>
            <w:rFonts w:ascii="Franklin Gothic Book" w:hAnsi="Franklin Gothic Book"/>
            <w:rPrChange w:id="586" w:author="Rohitashva Pandey (MFG)" w:date="2019-01-17T15:01:00Z">
              <w:rPr/>
            </w:rPrChange>
          </w:rPr>
          <w:t>rou</w:t>
        </w:r>
      </w:ins>
      <w:ins w:id="587" w:author="Rohitashva Pandey (MFG)" w:date="2019-01-17T14:33:00Z">
        <w:r w:rsidR="00D03B4D" w:rsidRPr="0046332E">
          <w:rPr>
            <w:rFonts w:ascii="Franklin Gothic Book" w:hAnsi="Franklin Gothic Book"/>
            <w:rPrChange w:id="588" w:author="Rohitashva Pandey (MFG)" w:date="2019-01-17T15:01:00Z">
              <w:rPr/>
            </w:rPrChange>
          </w:rPr>
          <w:t>gh</w:t>
        </w:r>
      </w:ins>
      <w:r w:rsidRPr="0046332E">
        <w:rPr>
          <w:rFonts w:ascii="Franklin Gothic Book" w:hAnsi="Franklin Gothic Book"/>
          <w:rPrChange w:id="589" w:author="Rohitashva Pandey (MFG)" w:date="2019-01-17T15:01:00Z">
            <w:rPr/>
          </w:rPrChange>
        </w:rPr>
        <w:t xml:space="preserve"> </w:t>
      </w:r>
      <w:ins w:id="590" w:author="Rohitashva Pandey (MFG)" w:date="2019-01-17T14:34:00Z">
        <w:r w:rsidR="00D03B4D" w:rsidRPr="0046332E">
          <w:rPr>
            <w:rFonts w:ascii="Franklin Gothic Book" w:hAnsi="Franklin Gothic Book"/>
            <w:rPrChange w:id="591" w:author="Rohitashva Pandey (MFG)" w:date="2019-01-17T15:01:00Z">
              <w:rPr/>
            </w:rPrChange>
          </w:rPr>
          <w:t xml:space="preserve">appropriate </w:t>
        </w:r>
      </w:ins>
      <w:del w:id="592" w:author="Rohitashva Pandey (MFG)" w:date="2019-01-17T14:34:00Z">
        <w:r w:rsidRPr="0046332E" w:rsidDel="00D03B4D">
          <w:rPr>
            <w:rFonts w:ascii="Franklin Gothic Book" w:hAnsi="Franklin Gothic Book"/>
            <w:rPrChange w:id="593" w:author="Rohitashva Pandey (MFG)" w:date="2019-01-17T15:01:00Z">
              <w:rPr/>
            </w:rPrChange>
          </w:rPr>
          <w:delText xml:space="preserve">the </w:delText>
        </w:r>
      </w:del>
      <w:r w:rsidRPr="0046332E">
        <w:rPr>
          <w:rFonts w:ascii="Franklin Gothic Book" w:hAnsi="Franklin Gothic Book"/>
          <w:rPrChange w:id="594" w:author="Rohitashva Pandey (MFG)" w:date="2019-01-17T15:01:00Z">
            <w:rPr/>
          </w:rPrChange>
        </w:rPr>
        <w:t xml:space="preserve">repositories. </w:t>
      </w:r>
      <w:del w:id="595" w:author="Rohitashva Pandey (MFG)" w:date="2019-01-17T14:34:00Z">
        <w:r w:rsidRPr="0046332E" w:rsidDel="00D03B4D">
          <w:rPr>
            <w:rFonts w:ascii="Franklin Gothic Book" w:hAnsi="Franklin Gothic Book"/>
            <w:rPrChange w:id="596" w:author="Rohitashva Pandey (MFG)" w:date="2019-01-17T15:01:00Z">
              <w:rPr/>
            </w:rPrChange>
          </w:rPr>
          <w:delText>Including the repository creation we will</w:delText>
        </w:r>
      </w:del>
      <w:ins w:id="597" w:author="Rohitashva Pandey (MFG)" w:date="2019-01-17T14:34:00Z">
        <w:r w:rsidR="00D03B4D" w:rsidRPr="0046332E">
          <w:rPr>
            <w:rFonts w:ascii="Franklin Gothic Book" w:hAnsi="Franklin Gothic Book"/>
            <w:rPrChange w:id="598" w:author="Rohitashva Pandey (MFG)" w:date="2019-01-17T15:01:00Z">
              <w:rPr/>
            </w:rPrChange>
          </w:rPr>
          <w:t>This document also entails the various solution configuration aspects such as</w:t>
        </w:r>
      </w:ins>
      <w:del w:id="599" w:author="Rohitashva Pandey (MFG)" w:date="2019-01-17T14:34:00Z">
        <w:r w:rsidRPr="0046332E" w:rsidDel="00D03B4D">
          <w:rPr>
            <w:rFonts w:ascii="Franklin Gothic Book" w:hAnsi="Franklin Gothic Book"/>
            <w:rPrChange w:id="600" w:author="Rohitashva Pandey (MFG)" w:date="2019-01-17T15:01:00Z">
              <w:rPr/>
            </w:rPrChange>
          </w:rPr>
          <w:delText xml:space="preserve"> also</w:delText>
        </w:r>
      </w:del>
      <w:r w:rsidRPr="0046332E">
        <w:rPr>
          <w:rFonts w:ascii="Franklin Gothic Book" w:hAnsi="Franklin Gothic Book"/>
          <w:rPrChange w:id="601" w:author="Rohitashva Pandey (MFG)" w:date="2019-01-17T15:01:00Z">
            <w:rPr/>
          </w:rPrChange>
        </w:rPr>
        <w:t xml:space="preserve"> manag</w:t>
      </w:r>
      <w:ins w:id="602" w:author="Rohitashva Pandey (MFG)" w:date="2019-01-17T14:34:00Z">
        <w:r w:rsidR="00D03B4D" w:rsidRPr="0046332E">
          <w:rPr>
            <w:rFonts w:ascii="Franklin Gothic Book" w:hAnsi="Franklin Gothic Book"/>
            <w:rPrChange w:id="603" w:author="Rohitashva Pandey (MFG)" w:date="2019-01-17T15:01:00Z">
              <w:rPr/>
            </w:rPrChange>
          </w:rPr>
          <w:t>ing</w:t>
        </w:r>
      </w:ins>
      <w:del w:id="604" w:author="Rohitashva Pandey (MFG)" w:date="2019-01-17T14:34:00Z">
        <w:r w:rsidRPr="0046332E" w:rsidDel="00D03B4D">
          <w:rPr>
            <w:rFonts w:ascii="Franklin Gothic Book" w:hAnsi="Franklin Gothic Book"/>
            <w:rPrChange w:id="605" w:author="Rohitashva Pandey (MFG)" w:date="2019-01-17T15:01:00Z">
              <w:rPr/>
            </w:rPrChange>
          </w:rPr>
          <w:delText>e</w:delText>
        </w:r>
      </w:del>
      <w:r w:rsidRPr="0046332E">
        <w:rPr>
          <w:rFonts w:ascii="Franklin Gothic Book" w:hAnsi="Franklin Gothic Book"/>
          <w:rPrChange w:id="606" w:author="Rohitashva Pandey (MFG)" w:date="2019-01-17T15:01:00Z">
            <w:rPr/>
          </w:rPrChange>
        </w:rPr>
        <w:t xml:space="preserve"> the authentication, permission and access </w:t>
      </w:r>
      <w:ins w:id="607" w:author="Rohitashva Pandey (MFG)" w:date="2019-01-17T14:35:00Z">
        <w:r w:rsidR="000B02CA" w:rsidRPr="0046332E">
          <w:rPr>
            <w:rFonts w:ascii="Franklin Gothic Book" w:hAnsi="Franklin Gothic Book"/>
            <w:rPrChange w:id="608" w:author="Rohitashva Pandey (MFG)" w:date="2019-01-17T15:01:00Z">
              <w:rPr/>
            </w:rPrChange>
          </w:rPr>
          <w:t xml:space="preserve">control </w:t>
        </w:r>
      </w:ins>
      <w:del w:id="609" w:author="Rohitashva Pandey (MFG)" w:date="2019-01-17T14:34:00Z">
        <w:r w:rsidRPr="0046332E" w:rsidDel="00774211">
          <w:rPr>
            <w:rFonts w:ascii="Franklin Gothic Book" w:hAnsi="Franklin Gothic Book"/>
            <w:rPrChange w:id="610" w:author="Rohitashva Pandey (MFG)" w:date="2019-01-17T15:01:00Z">
              <w:rPr/>
            </w:rPrChange>
          </w:rPr>
          <w:delText>management to</w:delText>
        </w:r>
      </w:del>
      <w:ins w:id="611" w:author="Rohitashva Pandey (MFG)" w:date="2019-01-17T14:35:00Z">
        <w:r w:rsidR="000B02CA" w:rsidRPr="0046332E">
          <w:rPr>
            <w:rFonts w:ascii="Franklin Gothic Book" w:hAnsi="Franklin Gothic Book"/>
            <w:rPrChange w:id="612" w:author="Rohitashva Pandey (MFG)" w:date="2019-01-17T15:01:00Z">
              <w:rPr/>
            </w:rPrChange>
          </w:rPr>
          <w:t xml:space="preserve"> and the steps to</w:t>
        </w:r>
      </w:ins>
      <w:del w:id="613" w:author="Rohitashva Pandey (MFG)" w:date="2019-01-17T14:35:00Z">
        <w:r w:rsidRPr="0046332E" w:rsidDel="000B02CA">
          <w:rPr>
            <w:rFonts w:ascii="Franklin Gothic Book" w:hAnsi="Franklin Gothic Book"/>
            <w:rPrChange w:id="614" w:author="Rohitashva Pandey (MFG)" w:date="2019-01-17T15:01:00Z">
              <w:rPr/>
            </w:rPrChange>
          </w:rPr>
          <w:delText xml:space="preserve"> the repositories for the users and</w:delText>
        </w:r>
      </w:del>
      <w:r w:rsidRPr="0046332E">
        <w:rPr>
          <w:rFonts w:ascii="Franklin Gothic Book" w:hAnsi="Franklin Gothic Book"/>
          <w:rPrChange w:id="615" w:author="Rohitashva Pandey (MFG)" w:date="2019-01-17T15:01:00Z">
            <w:rPr/>
          </w:rPrChange>
        </w:rPr>
        <w:t xml:space="preserve"> integrat</w:t>
      </w:r>
      <w:ins w:id="616" w:author="Rohitashva Pandey (MFG)" w:date="2019-01-17T14:35:00Z">
        <w:r w:rsidR="000B02CA" w:rsidRPr="0046332E">
          <w:rPr>
            <w:rFonts w:ascii="Franklin Gothic Book" w:hAnsi="Franklin Gothic Book"/>
            <w:rPrChange w:id="617" w:author="Rohitashva Pandey (MFG)" w:date="2019-01-17T15:01:00Z">
              <w:rPr/>
            </w:rPrChange>
          </w:rPr>
          <w:t>e</w:t>
        </w:r>
      </w:ins>
      <w:del w:id="618" w:author="Rohitashva Pandey (MFG)" w:date="2019-01-17T14:35:00Z">
        <w:r w:rsidRPr="0046332E" w:rsidDel="000B02CA">
          <w:rPr>
            <w:rFonts w:ascii="Franklin Gothic Book" w:hAnsi="Franklin Gothic Book"/>
            <w:rPrChange w:id="619" w:author="Rohitashva Pandey (MFG)" w:date="2019-01-17T15:01:00Z">
              <w:rPr/>
            </w:rPrChange>
          </w:rPr>
          <w:delText>ion</w:delText>
        </w:r>
      </w:del>
      <w:r w:rsidRPr="0046332E">
        <w:rPr>
          <w:rFonts w:ascii="Franklin Gothic Book" w:hAnsi="Franklin Gothic Book"/>
          <w:rPrChange w:id="620" w:author="Rohitashva Pandey (MFG)" w:date="2019-01-17T15:01:00Z">
            <w:rPr/>
          </w:rPrChange>
        </w:rPr>
        <w:t xml:space="preserve"> of the </w:t>
      </w:r>
      <w:r w:rsidR="00194132" w:rsidRPr="0046332E">
        <w:rPr>
          <w:rFonts w:ascii="Franklin Gothic Book" w:hAnsi="Franklin Gothic Book"/>
          <w:rPrChange w:id="621" w:author="Rohitashva Pandey (MFG)" w:date="2019-01-17T15:01:00Z">
            <w:rPr/>
          </w:rPrChange>
        </w:rPr>
        <w:t xml:space="preserve">GitHub business cloud with the </w:t>
      </w:r>
      <w:ins w:id="622" w:author="Rohitashva Pandey (MFG)" w:date="2019-01-17T14:35:00Z">
        <w:r w:rsidR="000B02CA" w:rsidRPr="0046332E">
          <w:rPr>
            <w:rFonts w:ascii="Franklin Gothic Book" w:hAnsi="Franklin Gothic Book"/>
            <w:rPrChange w:id="623" w:author="Rohitashva Pandey (MFG)" w:date="2019-01-17T15:01:00Z">
              <w:rPr/>
            </w:rPrChange>
          </w:rPr>
          <w:t xml:space="preserve">ADFS solutions </w:t>
        </w:r>
      </w:ins>
      <w:del w:id="624" w:author="Rohitashva Pandey (MFG)" w:date="2019-01-17T14:35:00Z">
        <w:r w:rsidR="00194132" w:rsidRPr="0046332E" w:rsidDel="000B02CA">
          <w:rPr>
            <w:rFonts w:ascii="Franklin Gothic Book" w:hAnsi="Franklin Gothic Book"/>
            <w:rPrChange w:id="625" w:author="Rohitashva Pandey (MFG)" w:date="2019-01-17T15:01:00Z">
              <w:rPr/>
            </w:rPrChange>
          </w:rPr>
          <w:delText xml:space="preserve">ID providers </w:delText>
        </w:r>
      </w:del>
      <w:r w:rsidR="00194132" w:rsidRPr="0046332E">
        <w:rPr>
          <w:rFonts w:ascii="Franklin Gothic Book" w:hAnsi="Franklin Gothic Book"/>
          <w:rPrChange w:id="626" w:author="Rohitashva Pandey (MFG)" w:date="2019-01-17T15:01:00Z">
            <w:rPr/>
          </w:rPrChange>
        </w:rPr>
        <w:t>for SAML Single sign-on authentication.</w:t>
      </w:r>
    </w:p>
    <w:p w14:paraId="06528E2F" w14:textId="0DACC428" w:rsidR="00796294" w:rsidRPr="0046332E" w:rsidRDefault="00796294" w:rsidP="003116E7">
      <w:pPr>
        <w:pStyle w:val="Heading2"/>
        <w:numPr>
          <w:ilvl w:val="1"/>
          <w:numId w:val="19"/>
        </w:numPr>
        <w:rPr>
          <w:rFonts w:ascii="Franklin Gothic Book" w:hAnsi="Franklin Gothic Book"/>
          <w:rPrChange w:id="627" w:author="Rohitashva Pandey (MFG)" w:date="2019-01-17T15:01:00Z">
            <w:rPr/>
          </w:rPrChange>
        </w:rPr>
      </w:pPr>
      <w:bookmarkStart w:id="628" w:name="_Toc20316956"/>
      <w:r w:rsidRPr="0046332E">
        <w:rPr>
          <w:rFonts w:ascii="Franklin Gothic Book" w:hAnsi="Franklin Gothic Book"/>
          <w:rPrChange w:id="629" w:author="Rohitashva Pandey (MFG)" w:date="2019-01-17T15:01:00Z">
            <w:rPr/>
          </w:rPrChange>
        </w:rPr>
        <w:t xml:space="preserve">High-Level </w:t>
      </w:r>
      <w:del w:id="630" w:author="Rohitashva Pandey (MFG)" w:date="2019-01-17T14:37:00Z">
        <w:r w:rsidRPr="0046332E" w:rsidDel="00B46E82">
          <w:rPr>
            <w:rFonts w:ascii="Franklin Gothic Book" w:hAnsi="Franklin Gothic Book"/>
            <w:rPrChange w:id="631" w:author="Rohitashva Pandey (MFG)" w:date="2019-01-17T15:01:00Z">
              <w:rPr/>
            </w:rPrChange>
          </w:rPr>
          <w:delText xml:space="preserve">Process </w:delText>
        </w:r>
      </w:del>
      <w:ins w:id="632" w:author="Rohitashva Pandey (MFG)" w:date="2019-01-17T14:37:00Z">
        <w:r w:rsidR="00B46E82" w:rsidRPr="0046332E">
          <w:rPr>
            <w:rFonts w:ascii="Franklin Gothic Book" w:hAnsi="Franklin Gothic Book"/>
            <w:rPrChange w:id="633" w:author="Rohitashva Pandey (MFG)" w:date="2019-01-17T15:01:00Z">
              <w:rPr/>
            </w:rPrChange>
          </w:rPr>
          <w:t xml:space="preserve">Activities </w:t>
        </w:r>
      </w:ins>
      <w:del w:id="634" w:author="Rohitashva Pandey (MFG)" w:date="2019-01-17T14:37:00Z">
        <w:r w:rsidRPr="0046332E" w:rsidDel="00B46E82">
          <w:rPr>
            <w:rFonts w:ascii="Franklin Gothic Book" w:hAnsi="Franklin Gothic Book"/>
            <w:rPrChange w:id="635" w:author="Rohitashva Pandey (MFG)" w:date="2019-01-17T15:01:00Z">
              <w:rPr/>
            </w:rPrChange>
          </w:rPr>
          <w:delText>Flow</w:delText>
        </w:r>
      </w:del>
      <w:ins w:id="636" w:author="Rohitashva Pandey (MFG)" w:date="2019-01-17T14:37:00Z">
        <w:r w:rsidR="00B46E82" w:rsidRPr="0046332E">
          <w:rPr>
            <w:rFonts w:ascii="Franklin Gothic Book" w:hAnsi="Franklin Gothic Book"/>
            <w:rPrChange w:id="637" w:author="Rohitashva Pandey (MFG)" w:date="2019-01-17T15:01:00Z">
              <w:rPr/>
            </w:rPrChange>
          </w:rPr>
          <w:t>Sequence</w:t>
        </w:r>
      </w:ins>
      <w:bookmarkEnd w:id="628"/>
    </w:p>
    <w:p w14:paraId="636A4577" w14:textId="15895AF2" w:rsidR="00194132" w:rsidRPr="0046332E" w:rsidRDefault="004972C3" w:rsidP="00B60CAA">
      <w:pPr>
        <w:ind w:left="324"/>
        <w:rPr>
          <w:rFonts w:ascii="Franklin Gothic Book" w:hAnsi="Franklin Gothic Book"/>
          <w:rPrChange w:id="638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noProof/>
          <w:rPrChange w:id="639" w:author="Rohitashva Pandey (MFG)" w:date="2019-01-17T15:01:00Z">
            <w:rPr>
              <w:noProof/>
            </w:rPr>
          </w:rPrChange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51689380" wp14:editId="7ED833EB">
                <wp:simplePos x="0" y="0"/>
                <wp:positionH relativeFrom="margin">
                  <wp:posOffset>438150</wp:posOffset>
                </wp:positionH>
                <wp:positionV relativeFrom="paragraph">
                  <wp:posOffset>289560</wp:posOffset>
                </wp:positionV>
                <wp:extent cx="5191125" cy="1268095"/>
                <wp:effectExtent l="0" t="0" r="66675" b="6540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25" cy="1268095"/>
                          <a:chOff x="6927" y="48488"/>
                          <a:chExt cx="5126215" cy="1268651"/>
                        </a:xfrm>
                      </wpg:grpSpPr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927" y="48490"/>
                            <a:ext cx="1002248" cy="1240074"/>
                          </a:xfrm>
                          <a:prstGeom prst="rect">
                            <a:avLst/>
                          </a:prstGeom>
                          <a:solidFill>
                            <a:srgbClr val="5B9BD5">
                              <a:lumMod val="20000"/>
                              <a:lumOff val="80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1F2652D7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14:paraId="1C44CA6A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14:paraId="161602DA" w14:textId="3F4C989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del w:id="640" w:author="Rohitashva Pandey (MFG)" w:date="2019-01-17T14:37:00Z">
                                <w:r w:rsidRPr="00312C6D" w:rsidDel="00B46E8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delText xml:space="preserve">Phase </w:delText>
                                </w:r>
                              </w:del>
                              <w:ins w:id="641" w:author="Rohitashva Pandey (MFG)" w:date="2019-01-17T14:37:00Z"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t>Stage</w:t>
                                </w:r>
                                <w:r w:rsidRPr="00312C6D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t xml:space="preserve"> </w:t>
                                </w:r>
                              </w:ins>
                              <w:r w:rsidRPr="00312C6D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  <w:t>1</w:t>
                              </w:r>
                            </w:p>
                            <w:p w14:paraId="65781D77" w14:textId="7777777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4C0F47E1" w14:textId="1063B582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GitHub Business Cloud Super user setup</w:t>
                              </w:r>
                            </w:p>
                            <w:p w14:paraId="014560ED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5DA423EF" w14:textId="7777777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22220" tIns="37033" rIns="22220" bIns="37033" anchor="ctr" anchorCtr="0" upright="1">
                          <a:noAutofit/>
                        </wps:bodyPr>
                      </wps:wsp>
                      <wps:wsp>
                        <wps:cNvPr id="19" name="Right Arrow 19"/>
                        <wps:cNvSpPr>
                          <a:spLocks noChangeArrowheads="1"/>
                        </wps:cNvSpPr>
                        <wps:spPr bwMode="auto">
                          <a:xfrm>
                            <a:off x="1057275" y="561975"/>
                            <a:ext cx="267068" cy="649535"/>
                          </a:xfrm>
                          <a:prstGeom prst="rightArrow">
                            <a:avLst>
                              <a:gd name="adj1" fmla="val 50000"/>
                              <a:gd name="adj2" fmla="val 42648"/>
                            </a:avLst>
                          </a:prstGeom>
                          <a:solidFill>
                            <a:srgbClr val="990000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45720" tIns="45720" rIns="45720" bIns="45720" anchor="ctr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368956" y="48488"/>
                            <a:ext cx="1002248" cy="126155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D037EBC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14:paraId="0A21E1B8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14:paraId="50DD0737" w14:textId="4029D66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ins w:id="642" w:author="Rohitashva Pandey (MFG)" w:date="2019-01-17T14:37:00Z"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t>Stage</w:t>
                                </w:r>
                                <w:r w:rsidRPr="00312C6D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t xml:space="preserve"> </w:t>
                                </w:r>
                              </w:ins>
                              <w:del w:id="643" w:author="Rohitashva Pandey (MFG)" w:date="2019-01-17T14:37:00Z">
                                <w:r w:rsidRPr="00312C6D" w:rsidDel="00B46E8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delText xml:space="preserve">Phase </w:delText>
                                </w:r>
                              </w:del>
                              <w:r w:rsidRPr="00312C6D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  <w:t>2</w:t>
                              </w:r>
                            </w:p>
                            <w:p w14:paraId="4A6AABBC" w14:textId="7777777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14:paraId="794B3491" w14:textId="026198EF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del w:id="644" w:author="Rohitashva Pandey (MFG)" w:date="2019-01-17T14:36:00Z">
                                <w:r w:rsidDel="00D9517E"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delText>Managing a</w:delText>
                                </w:r>
                              </w:del>
                              <w:ins w:id="645" w:author="Rohitashva Pandey (MFG)" w:date="2019-01-17T14:36:00Z"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A</w:t>
                                </w:r>
                              </w:ins>
                              <w:r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ccess and permission </w:t>
                              </w:r>
                              <w:del w:id="646" w:author="Rohitashva Pandey (MFG)" w:date="2019-01-17T14:36:00Z">
                                <w:r w:rsidDel="00D9517E"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delText>for the repositories under the organization</w:delText>
                                </w:r>
                              </w:del>
                              <w:ins w:id="647" w:author="Rohitashva Pandey (MFG)" w:date="2019-01-17T14:36:00Z"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Management</w:t>
                                </w:r>
                              </w:ins>
                            </w:p>
                            <w:p w14:paraId="552CA6BF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2D05C1D5" w14:textId="7777777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22220" tIns="37033" rIns="22220" bIns="37033" anchor="ctr" anchorCtr="0" upright="1">
                          <a:noAutofit/>
                        </wps:bodyPr>
                      </wps:wsp>
                      <wps:wsp>
                        <wps:cNvPr id="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730985" y="77065"/>
                            <a:ext cx="1002248" cy="124007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50E9D70E" w14:textId="7777777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14:paraId="35EC0349" w14:textId="7792D68E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ins w:id="648" w:author="Rohitashva Pandey (MFG)" w:date="2019-01-17T14:37:00Z"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t>Stage</w:t>
                                </w:r>
                                <w:r w:rsidRPr="00312C6D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t xml:space="preserve"> </w:t>
                                </w:r>
                              </w:ins>
                              <w:del w:id="649" w:author="Rohitashva Pandey (MFG)" w:date="2019-01-17T14:37:00Z">
                                <w:r w:rsidRPr="00312C6D" w:rsidDel="00B46E8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delText xml:space="preserve">Phase </w:delText>
                                </w:r>
                              </w:del>
                              <w:r w:rsidRPr="00312C6D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  <w:t>3</w:t>
                              </w:r>
                            </w:p>
                            <w:p w14:paraId="3A46E122" w14:textId="76310144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del w:id="650" w:author="Rohitashva Pandey (MFG)" w:date="2019-01-17T14:36:00Z">
                                <w:r w:rsidDel="00D9517E"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delText>Enabling SAML-Si</w:delText>
                                </w:r>
                              </w:del>
                              <w:ins w:id="651" w:author="Rohitashva Pandey (MFG)" w:date="2019-01-17T14:36:00Z"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Si</w:t>
                                </w:r>
                              </w:ins>
                              <w:r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ngle Sign-on </w:t>
                              </w:r>
                              <w:del w:id="652" w:author="Rohitashva Pandey (MFG)" w:date="2019-01-17T14:37:00Z">
                                <w:r w:rsidDel="00D9517E"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delText>authentication for GitHub</w:delText>
                                </w:r>
                              </w:del>
                              <w:ins w:id="653" w:author="Rohitashva Pandey (MFG)" w:date="2019-01-17T14:37:00Z"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Setup</w:t>
                                </w:r>
                              </w:ins>
                            </w:p>
                            <w:p w14:paraId="4C37B87B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10AD2C70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5E8E91CA" w14:textId="7777777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22220" tIns="37033" rIns="22220" bIns="37033" anchor="b" anchorCtr="0" upright="1">
                          <a:noAutofit/>
                        </wps:bodyPr>
                      </wps:wsp>
                      <wps:wsp>
                        <wps:cNvPr id="22" name="Right Arrow 22"/>
                        <wps:cNvSpPr>
                          <a:spLocks noChangeArrowheads="1"/>
                        </wps:cNvSpPr>
                        <wps:spPr bwMode="auto">
                          <a:xfrm>
                            <a:off x="2419350" y="561975"/>
                            <a:ext cx="268552" cy="649535"/>
                          </a:xfrm>
                          <a:prstGeom prst="rightArrow">
                            <a:avLst>
                              <a:gd name="adj1" fmla="val 50000"/>
                              <a:gd name="adj2" fmla="val 42648"/>
                            </a:avLst>
                          </a:prstGeom>
                          <a:solidFill>
                            <a:srgbClr val="990000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45720" tIns="45720" rIns="45720" bIns="45720" anchor="ctr" anchorCtr="0" upright="1">
                          <a:noAutofit/>
                        </wps:bodyPr>
                      </wps:wsp>
                      <wps:wsp>
                        <wps:cNvPr id="23" name="Right Arrow 23"/>
                        <wps:cNvSpPr>
                          <a:spLocks noChangeArrowheads="1"/>
                        </wps:cNvSpPr>
                        <wps:spPr bwMode="auto">
                          <a:xfrm>
                            <a:off x="3810000" y="561975"/>
                            <a:ext cx="268552" cy="649535"/>
                          </a:xfrm>
                          <a:prstGeom prst="rightArrow">
                            <a:avLst>
                              <a:gd name="adj1" fmla="val 50000"/>
                              <a:gd name="adj2" fmla="val 42648"/>
                            </a:avLst>
                          </a:prstGeom>
                          <a:solidFill>
                            <a:srgbClr val="990000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000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none" lIns="45720" tIns="45720" rIns="45720" bIns="45720" anchor="ctr" anchorCtr="0" upright="1">
                          <a:noAutofit/>
                        </wps:bodyPr>
                      </wps:wsp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131112" y="67540"/>
                            <a:ext cx="1002030" cy="124722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28A6028E" w14:textId="7777777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  <w:p w14:paraId="03BCC5DA" w14:textId="39257239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ins w:id="654" w:author="Rohitashva Pandey (MFG)" w:date="2019-01-17T14:37:00Z"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t>Stage</w:t>
                                </w:r>
                                <w:r w:rsidRPr="00312C6D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t xml:space="preserve"> </w:t>
                                </w:r>
                              </w:ins>
                              <w:del w:id="655" w:author="Rohitashva Pandey (MFG)" w:date="2019-01-17T14:37:00Z">
                                <w:r w:rsidRPr="00312C6D" w:rsidDel="00B46E82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  <w:u w:val="single"/>
                                  </w:rPr>
                                  <w:delText xml:space="preserve">Phase </w:delText>
                                </w:r>
                              </w:del>
                              <w:r w:rsidRPr="00312C6D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u w:val="single"/>
                                </w:rPr>
                                <w:t>4</w:t>
                              </w:r>
                            </w:p>
                            <w:p w14:paraId="7BFEDB83" w14:textId="2F949412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del w:id="656" w:author="Rohitashva Pandey (MFG)" w:date="2019-01-17T14:37:00Z">
                                <w:r w:rsidDel="00A03D47"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delText>Installation of Git in the local machine and integrating with the IDE.</w:delText>
                                </w:r>
                              </w:del>
                              <w:ins w:id="657" w:author="Rohitashva Pandey (MFG)" w:date="2019-01-17T14:37:00Z">
                                <w:r>
                                  <w:rPr>
                                    <w:rFonts w:ascii="Arial" w:hAnsi="Arial" w:cs="Arial"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User and Teams’ Onboarding</w:t>
                                </w:r>
                              </w:ins>
                            </w:p>
                            <w:p w14:paraId="7B382DF1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35477269" w14:textId="77777777" w:rsidR="000F3620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10FCE35D" w14:textId="77777777" w:rsidR="000F3620" w:rsidRPr="00312C6D" w:rsidRDefault="000F3620" w:rsidP="00B73CCE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22220" tIns="37033" rIns="22220" bIns="37033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689380" id="Group 17" o:spid="_x0000_s1026" style="position:absolute;left:0;text-align:left;margin-left:34.5pt;margin-top:22.8pt;width:408.75pt;height:99.85pt;z-index:251711488;mso-position-horizontal-relative:margin;mso-width-relative:margin;mso-height-relative:margin" coordorigin="69,484" coordsize="51262,1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">
                <v:rect id="Rectangle 18" o:spid="_x0000_s1027" style="position:absolute;left:69;top:484;width:10022;height:12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" fillcolor="#deebf7" strokecolor="black [3213]">
                  <v:shadow on="t"/>
                  <v:textbox inset=".61722mm,1.0287mm,.61722mm,1.0287mm">
                    <w:txbxContent>
                      <w:p w14:paraId="1F2652D7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</w:p>
                      <w:p w14:paraId="1C44CA6A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</w:p>
                      <w:p w14:paraId="161602DA" w14:textId="3F4C989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  <w:del w:id="658" w:author="Rohitashva Pandey (MFG)" w:date="2019-01-17T14:37:00Z">
                          <w:r w:rsidRPr="00312C6D" w:rsidDel="00B46E82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delText xml:space="preserve">Phase </w:delText>
                          </w:r>
                        </w:del>
                        <w:ins w:id="659" w:author="Rohitashva Pandey (MFG)" w:date="2019-01-17T14:37:00Z"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t>Stage</w:t>
                          </w:r>
                          <w:r w:rsidRPr="00312C6D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t xml:space="preserve"> </w:t>
                          </w:r>
                        </w:ins>
                        <w:r w:rsidRPr="00312C6D"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  <w:t>1</w:t>
                        </w:r>
                      </w:p>
                      <w:p w14:paraId="65781D77" w14:textId="7777777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4C0F47E1" w14:textId="1063B582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  <w:t>GitHub Business Cloud Super user setup</w:t>
                        </w:r>
                      </w:p>
                      <w:p w14:paraId="014560ED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5DA423EF" w14:textId="7777777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19" o:spid="_x0000_s1028" type="#_x0000_t13" style="position:absolute;left:10572;top:5619;width:2671;height:649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" adj="12388" fillcolor="#900" strokecolor="black [3213]">
                  <v:shadow color="black"/>
                  <v:textbox inset="3.6pt,,3.6pt"/>
                </v:shape>
                <v:rect id="Rectangle 20" o:spid="_x0000_s1029" style="position:absolute;left:13689;top:484;width:10023;height:126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" fillcolor="#deeaf6 [660]" strokecolor="black [3213]">
                  <v:shadow on="t"/>
                  <v:textbox inset=".61722mm,1.0287mm,.61722mm,1.0287mm">
                    <w:txbxContent>
                      <w:p w14:paraId="7D037EBC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</w:p>
                      <w:p w14:paraId="0A21E1B8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</w:p>
                      <w:p w14:paraId="50DD0737" w14:textId="4029D66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  <w:ins w:id="660" w:author="Rohitashva Pandey (MFG)" w:date="2019-01-17T14:37:00Z"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t>Stage</w:t>
                          </w:r>
                          <w:r w:rsidRPr="00312C6D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t xml:space="preserve"> </w:t>
                          </w:r>
                        </w:ins>
                        <w:del w:id="661" w:author="Rohitashva Pandey (MFG)" w:date="2019-01-17T14:37:00Z">
                          <w:r w:rsidRPr="00312C6D" w:rsidDel="00B46E82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delText xml:space="preserve">Phase </w:delText>
                          </w:r>
                        </w:del>
                        <w:r w:rsidRPr="00312C6D"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  <w:t>2</w:t>
                        </w:r>
                      </w:p>
                      <w:p w14:paraId="4A6AABBC" w14:textId="7777777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</w:p>
                      <w:p w14:paraId="794B3491" w14:textId="026198EF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  <w:del w:id="662" w:author="Rohitashva Pandey (MFG)" w:date="2019-01-17T14:36:00Z">
                          <w:r w:rsidDel="00D9517E"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delText>Managing a</w:delText>
                          </w:r>
                        </w:del>
                        <w:ins w:id="663" w:author="Rohitashva Pandey (MFG)" w:date="2019-01-17T14:36:00Z"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t>A</w:t>
                          </w:r>
                        </w:ins>
                        <w:r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  <w:t xml:space="preserve">ccess and permission </w:t>
                        </w:r>
                        <w:del w:id="664" w:author="Rohitashva Pandey (MFG)" w:date="2019-01-17T14:36:00Z">
                          <w:r w:rsidDel="00D9517E"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delText>for the repositories under the organization</w:delText>
                          </w:r>
                        </w:del>
                        <w:ins w:id="665" w:author="Rohitashva Pandey (MFG)" w:date="2019-01-17T14:36:00Z"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t>Management</w:t>
                          </w:r>
                        </w:ins>
                      </w:p>
                      <w:p w14:paraId="552CA6BF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2D05C1D5" w14:textId="7777777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1" o:spid="_x0000_s1030" style="position:absolute;left:27309;top:770;width:10023;height:1240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" fillcolor="#deeaf6 [660]" strokecolor="black [3213]">
                  <v:shadow on="t"/>
                  <v:textbox inset=".61722mm,1.0287mm,.61722mm,1.0287mm">
                    <w:txbxContent>
                      <w:p w14:paraId="50E9D70E" w14:textId="7777777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</w:p>
                      <w:p w14:paraId="35EC0349" w14:textId="7792D68E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  <w:ins w:id="666" w:author="Rohitashva Pandey (MFG)" w:date="2019-01-17T14:37:00Z"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t>Stage</w:t>
                          </w:r>
                          <w:r w:rsidRPr="00312C6D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t xml:space="preserve"> </w:t>
                          </w:r>
                        </w:ins>
                        <w:del w:id="667" w:author="Rohitashva Pandey (MFG)" w:date="2019-01-17T14:37:00Z">
                          <w:r w:rsidRPr="00312C6D" w:rsidDel="00B46E82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delText xml:space="preserve">Phase </w:delText>
                          </w:r>
                        </w:del>
                        <w:r w:rsidRPr="00312C6D"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  <w:t>3</w:t>
                        </w:r>
                      </w:p>
                      <w:p w14:paraId="3A46E122" w14:textId="76310144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  <w:del w:id="668" w:author="Rohitashva Pandey (MFG)" w:date="2019-01-17T14:36:00Z">
                          <w:r w:rsidDel="00D9517E"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delText>Enabling SAML-Si</w:delText>
                          </w:r>
                        </w:del>
                        <w:ins w:id="669" w:author="Rohitashva Pandey (MFG)" w:date="2019-01-17T14:36:00Z"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t>Si</w:t>
                          </w:r>
                        </w:ins>
                        <w:r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  <w:t xml:space="preserve">ngle Sign-on </w:t>
                        </w:r>
                        <w:del w:id="670" w:author="Rohitashva Pandey (MFG)" w:date="2019-01-17T14:37:00Z">
                          <w:r w:rsidDel="00D9517E"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delText>authentication for GitHub</w:delText>
                          </w:r>
                        </w:del>
                        <w:ins w:id="671" w:author="Rohitashva Pandey (MFG)" w:date="2019-01-17T14:37:00Z"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t>Setup</w:t>
                          </w:r>
                        </w:ins>
                      </w:p>
                      <w:p w14:paraId="4C37B87B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0AD2C70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5E8E91CA" w14:textId="7777777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Right Arrow 22" o:spid="_x0000_s1031" type="#_x0000_t13" style="position:absolute;left:24193;top:5619;width:2686;height:649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" adj="12388" fillcolor="#900" strokecolor="black [3213]">
                  <v:shadow color="black"/>
                  <v:textbox inset="3.6pt,,3.6pt"/>
                </v:shape>
                <v:shape id="Right Arrow 23" o:spid="_x0000_s1032" type="#_x0000_t13" style="position:absolute;left:38100;top:5619;width:2685;height:649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" adj="12388" fillcolor="#900" strokecolor="black [3213]">
                  <v:shadow color="black"/>
                  <v:textbox inset="3.6pt,,3.6pt"/>
                </v:shape>
                <v:rect id="Rectangle 26" o:spid="_x0000_s1033" style="position:absolute;left:41311;top:675;width:10020;height:124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" fillcolor="#deeaf6 [660]" strokecolor="black [3213]">
                  <v:shadow on="t"/>
                  <v:textbox inset=".61722mm,1.0287mm,.61722mm,1.0287mm">
                    <w:txbxContent>
                      <w:p w14:paraId="28A6028E" w14:textId="7777777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</w:p>
                      <w:p w14:paraId="03BCC5DA" w14:textId="39257239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</w:pPr>
                        <w:ins w:id="672" w:author="Rohitashva Pandey (MFG)" w:date="2019-01-17T14:37:00Z"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t>Stage</w:t>
                          </w:r>
                          <w:r w:rsidRPr="00312C6D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t xml:space="preserve"> </w:t>
                          </w:r>
                        </w:ins>
                        <w:del w:id="673" w:author="Rohitashva Pandey (MFG)" w:date="2019-01-17T14:37:00Z">
                          <w:r w:rsidRPr="00312C6D" w:rsidDel="00B46E82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</w:rPr>
                            <w:delText xml:space="preserve">Phase </w:delText>
                          </w:r>
                        </w:del>
                        <w:r w:rsidRPr="00312C6D"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u w:val="single"/>
                          </w:rPr>
                          <w:t>4</w:t>
                        </w:r>
                      </w:p>
                      <w:p w14:paraId="7BFEDB83" w14:textId="2F949412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  <w:del w:id="674" w:author="Rohitashva Pandey (MFG)" w:date="2019-01-17T14:37:00Z">
                          <w:r w:rsidDel="00A03D47"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delText>Installation of Git in the local machine and integrating with the IDE.</w:delText>
                          </w:r>
                        </w:del>
                        <w:ins w:id="675" w:author="Rohitashva Pandey (MFG)" w:date="2019-01-17T14:37:00Z">
                          <w:r>
                            <w:rPr>
                              <w:rFonts w:ascii="Arial" w:hAnsi="Arial" w:cs="Arial"/>
                              <w:bCs/>
                              <w:color w:val="000000"/>
                              <w:sz w:val="18"/>
                              <w:szCs w:val="18"/>
                            </w:rPr>
                            <w:t>User and Teams’ Onboarding</w:t>
                          </w:r>
                        </w:ins>
                      </w:p>
                      <w:p w14:paraId="7B382DF1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5477269" w14:textId="77777777" w:rsidR="000F3620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0FCE35D" w14:textId="77777777" w:rsidR="000F3620" w:rsidRPr="00312C6D" w:rsidRDefault="000F3620" w:rsidP="00B73CC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083515B" w14:textId="378F7507" w:rsidR="00B73CCE" w:rsidRPr="0046332E" w:rsidRDefault="00B73CCE" w:rsidP="00B60CAA">
      <w:pPr>
        <w:ind w:left="360"/>
        <w:rPr>
          <w:rFonts w:ascii="Franklin Gothic Book" w:hAnsi="Franklin Gothic Book"/>
          <w:rPrChange w:id="676" w:author="Rohitashva Pandey (MFG)" w:date="2019-01-17T15:01:00Z">
            <w:rPr/>
          </w:rPrChange>
        </w:rPr>
      </w:pPr>
    </w:p>
    <w:p w14:paraId="74313760" w14:textId="77777777" w:rsidR="00B73CCE" w:rsidRPr="0046332E" w:rsidRDefault="00B73CCE" w:rsidP="00B60CAA">
      <w:pPr>
        <w:ind w:left="360"/>
        <w:rPr>
          <w:rFonts w:ascii="Franklin Gothic Book" w:hAnsi="Franklin Gothic Book"/>
          <w:rPrChange w:id="677" w:author="Rohitashva Pandey (MFG)" w:date="2019-01-17T15:01:00Z">
            <w:rPr/>
          </w:rPrChange>
        </w:rPr>
      </w:pPr>
    </w:p>
    <w:p w14:paraId="38D4DBF6" w14:textId="77777777" w:rsidR="00B73CCE" w:rsidRPr="0046332E" w:rsidRDefault="00B73CCE" w:rsidP="00B60CAA">
      <w:pPr>
        <w:ind w:left="360"/>
        <w:rPr>
          <w:rFonts w:ascii="Franklin Gothic Book" w:hAnsi="Franklin Gothic Book"/>
          <w:rPrChange w:id="678" w:author="Rohitashva Pandey (MFG)" w:date="2019-01-17T15:01:00Z">
            <w:rPr/>
          </w:rPrChange>
        </w:rPr>
      </w:pPr>
    </w:p>
    <w:p w14:paraId="59074648" w14:textId="77777777" w:rsidR="00B73CCE" w:rsidRPr="0046332E" w:rsidRDefault="00B73CCE" w:rsidP="00B60CAA">
      <w:pPr>
        <w:ind w:left="360"/>
        <w:rPr>
          <w:rFonts w:ascii="Franklin Gothic Book" w:hAnsi="Franklin Gothic Book"/>
          <w:rPrChange w:id="679" w:author="Rohitashva Pandey (MFG)" w:date="2019-01-17T15:01:00Z">
            <w:rPr/>
          </w:rPrChange>
        </w:rPr>
      </w:pPr>
    </w:p>
    <w:p w14:paraId="61E5AD81" w14:textId="77777777" w:rsidR="008E65B9" w:rsidRPr="0046332E" w:rsidRDefault="008E65B9" w:rsidP="008E65B9">
      <w:pPr>
        <w:pStyle w:val="Heading1"/>
        <w:rPr>
          <w:rFonts w:ascii="Franklin Gothic Book" w:hAnsi="Franklin Gothic Book"/>
          <w:b/>
          <w:caps/>
          <w:color w:val="FF0000"/>
          <w:rPrChange w:id="680" w:author="Rohitashva Pandey (MFG)" w:date="2019-01-17T15:01:00Z">
            <w:rPr>
              <w:b/>
              <w:caps/>
              <w:color w:val="FF0000"/>
            </w:rPr>
          </w:rPrChange>
        </w:rPr>
      </w:pPr>
    </w:p>
    <w:p w14:paraId="53954A03" w14:textId="2D41D4DF" w:rsidR="00F72778" w:rsidRPr="0046332E" w:rsidRDefault="003A3BBF" w:rsidP="003116E7">
      <w:pPr>
        <w:pStyle w:val="Heading1"/>
        <w:numPr>
          <w:ilvl w:val="0"/>
          <w:numId w:val="19"/>
        </w:numPr>
        <w:rPr>
          <w:rFonts w:ascii="Franklin Gothic Book" w:hAnsi="Franklin Gothic Book"/>
          <w:b/>
          <w:caps/>
          <w:color w:val="FF0000"/>
          <w:sz w:val="28"/>
          <w:szCs w:val="28"/>
          <w:rPrChange w:id="681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</w:pPr>
      <w:bookmarkStart w:id="682" w:name="_Toc20316957"/>
      <w:r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683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>Super user setup</w:t>
      </w:r>
      <w:bookmarkEnd w:id="682"/>
    </w:p>
    <w:p w14:paraId="482E90D3" w14:textId="2EE48D09" w:rsidR="008E65B9" w:rsidRPr="0046332E" w:rsidRDefault="007F1DAA">
      <w:pPr>
        <w:pStyle w:val="ListParagraph"/>
        <w:numPr>
          <w:ilvl w:val="1"/>
          <w:numId w:val="29"/>
        </w:numPr>
        <w:spacing w:before="100" w:beforeAutospacing="1" w:after="100" w:afterAutospacing="1" w:line="240" w:lineRule="auto"/>
        <w:outlineLvl w:val="2"/>
        <w:rPr>
          <w:rFonts w:ascii="Franklin Gothic Book" w:hAnsi="Franklin Gothic Book"/>
          <w:b/>
          <w:rPrChange w:id="684" w:author="Rohitashva Pandey (MFG)" w:date="2019-01-17T15:01:00Z">
            <w:rPr/>
          </w:rPrChange>
        </w:rPr>
        <w:pPrChange w:id="685" w:author="Rohitashva Pandey (MFG)" w:date="2019-01-17T14:48:00Z">
          <w:pPr>
            <w:spacing w:before="100" w:beforeAutospacing="1" w:after="100" w:afterAutospacing="1" w:line="240" w:lineRule="auto"/>
            <w:outlineLvl w:val="2"/>
          </w:pPr>
        </w:pPrChange>
      </w:pPr>
      <w:del w:id="686" w:author="Rohitashva Pandey (MFG)" w:date="2019-01-17T14:47:00Z">
        <w:r w:rsidRPr="0046332E" w:rsidDel="00C91FA6">
          <w:rPr>
            <w:rFonts w:ascii="Franklin Gothic Book" w:hAnsi="Franklin Gothic Book"/>
            <w:b/>
            <w:rPrChange w:id="687" w:author="Rohitashva Pandey (MFG)" w:date="2019-01-17T15:01:00Z">
              <w:rPr/>
            </w:rPrChange>
          </w:rPr>
          <w:delText xml:space="preserve">  </w:delText>
        </w:r>
      </w:del>
      <w:r w:rsidR="0060358E" w:rsidRPr="0046332E">
        <w:rPr>
          <w:rFonts w:ascii="Franklin Gothic Book" w:hAnsi="Franklin Gothic Book"/>
          <w:b/>
          <w:rPrChange w:id="688" w:author="Rohitashva Pandey (MFG)" w:date="2019-01-17T15:01:00Z">
            <w:rPr/>
          </w:rPrChange>
        </w:rPr>
        <w:t>Step</w:t>
      </w:r>
      <w:r w:rsidR="003A3BBF" w:rsidRPr="0046332E">
        <w:rPr>
          <w:rFonts w:ascii="Franklin Gothic Book" w:hAnsi="Franklin Gothic Book"/>
          <w:b/>
          <w:rPrChange w:id="689" w:author="Rohitashva Pandey (MFG)" w:date="2019-01-17T15:01:00Z">
            <w:rPr/>
          </w:rPrChange>
        </w:rPr>
        <w:t xml:space="preserve">: 1 </w:t>
      </w:r>
    </w:p>
    <w:p w14:paraId="7533FA3D" w14:textId="27BF5572" w:rsidR="003A3BBF" w:rsidRPr="0046332E" w:rsidRDefault="003A3BBF" w:rsidP="003116E7">
      <w:pPr>
        <w:pStyle w:val="ListParagraph"/>
        <w:numPr>
          <w:ilvl w:val="0"/>
          <w:numId w:val="4"/>
        </w:numPr>
        <w:rPr>
          <w:rFonts w:ascii="Franklin Gothic Book" w:hAnsi="Franklin Gothic Book"/>
          <w:rPrChange w:id="690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691" w:author="Rohitashva Pandey (MFG)" w:date="2019-01-17T15:01:00Z">
            <w:rPr/>
          </w:rPrChange>
        </w:rPr>
        <w:t>Signup for a New GitHub Enterprise Cloud Account by giving the Username, email address, password of the super user.</w:t>
      </w:r>
    </w:p>
    <w:p w14:paraId="1396A230" w14:textId="7A6AFB34" w:rsidR="00B60CAA" w:rsidRPr="0046332E" w:rsidRDefault="00B60CAA" w:rsidP="00504D73">
      <w:pPr>
        <w:pStyle w:val="ListParagraph"/>
        <w:rPr>
          <w:rFonts w:ascii="Franklin Gothic Book" w:hAnsi="Franklin Gothic Book"/>
          <w:rPrChange w:id="692" w:author="Rohitashva Pandey (MFG)" w:date="2019-01-17T15:01:00Z">
            <w:rPr/>
          </w:rPrChange>
        </w:rPr>
      </w:pPr>
    </w:p>
    <w:p w14:paraId="70CE268E" w14:textId="70418BF5" w:rsidR="00504D73" w:rsidRPr="0046332E" w:rsidRDefault="00504D73" w:rsidP="00504D73">
      <w:pPr>
        <w:pStyle w:val="ListParagraph"/>
        <w:rPr>
          <w:rFonts w:ascii="Franklin Gothic Book" w:hAnsi="Franklin Gothic Book"/>
          <w:rPrChange w:id="693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noProof/>
          <w:rPrChange w:id="694" w:author="Rohitashva Pandey (MFG)" w:date="2019-01-17T15:01:00Z">
            <w:rPr>
              <w:noProof/>
            </w:rPr>
          </w:rPrChange>
        </w:rPr>
        <w:drawing>
          <wp:inline distT="0" distB="0" distL="0" distR="0" wp14:anchorId="1239DD61" wp14:editId="66DF0264">
            <wp:extent cx="4591549" cy="25812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2834" cy="25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B958" w14:textId="77777777" w:rsidR="001A1175" w:rsidRPr="0046332E" w:rsidRDefault="001A1175" w:rsidP="00B125C0">
      <w:pPr>
        <w:rPr>
          <w:rFonts w:ascii="Franklin Gothic Book" w:hAnsi="Franklin Gothic Book"/>
          <w:rPrChange w:id="695" w:author="Rohitashva Pandey (MFG)" w:date="2019-01-17T15:01:00Z">
            <w:rPr/>
          </w:rPrChange>
        </w:rPr>
      </w:pPr>
    </w:p>
    <w:p w14:paraId="3B49CDD0" w14:textId="02962AA0" w:rsidR="00504D73" w:rsidRPr="0046332E" w:rsidRDefault="0060358E">
      <w:pPr>
        <w:pStyle w:val="ListParagraph"/>
        <w:numPr>
          <w:ilvl w:val="1"/>
          <w:numId w:val="29"/>
        </w:numPr>
        <w:spacing w:before="100" w:beforeAutospacing="1" w:after="100" w:afterAutospacing="1" w:line="240" w:lineRule="auto"/>
        <w:outlineLvl w:val="2"/>
        <w:rPr>
          <w:rFonts w:ascii="Franklin Gothic Book" w:hAnsi="Franklin Gothic Book"/>
          <w:b/>
          <w:rPrChange w:id="696" w:author="Rohitashva Pandey (MFG)" w:date="2019-01-17T15:01:00Z">
            <w:rPr/>
          </w:rPrChange>
        </w:rPr>
        <w:pPrChange w:id="697" w:author="Rohitashva Pandey (MFG)" w:date="2019-01-17T14:48:00Z">
          <w:pPr>
            <w:spacing w:before="100" w:beforeAutospacing="1" w:after="100" w:afterAutospacing="1" w:line="240" w:lineRule="auto"/>
            <w:outlineLvl w:val="2"/>
          </w:pPr>
        </w:pPrChange>
      </w:pPr>
      <w:r w:rsidRPr="0046332E">
        <w:rPr>
          <w:rFonts w:ascii="Franklin Gothic Book" w:hAnsi="Franklin Gothic Book"/>
          <w:b/>
          <w:rPrChange w:id="698" w:author="Rohitashva Pandey (MFG)" w:date="2019-01-17T15:01:00Z">
            <w:rPr/>
          </w:rPrChange>
        </w:rPr>
        <w:lastRenderedPageBreak/>
        <w:t>Step</w:t>
      </w:r>
      <w:r w:rsidR="00504D73" w:rsidRPr="0046332E">
        <w:rPr>
          <w:rFonts w:ascii="Franklin Gothic Book" w:hAnsi="Franklin Gothic Book"/>
          <w:b/>
          <w:rPrChange w:id="699" w:author="Rohitashva Pandey (MFG)" w:date="2019-01-17T15:01:00Z">
            <w:rPr/>
          </w:rPrChange>
        </w:rPr>
        <w:t>: 2</w:t>
      </w:r>
    </w:p>
    <w:p w14:paraId="196985BF" w14:textId="6555C540" w:rsidR="00504D73" w:rsidRPr="0046332E" w:rsidRDefault="00504D73" w:rsidP="003116E7">
      <w:pPr>
        <w:pStyle w:val="ListParagraph"/>
        <w:numPr>
          <w:ilvl w:val="0"/>
          <w:numId w:val="5"/>
        </w:numPr>
        <w:rPr>
          <w:rFonts w:ascii="Franklin Gothic Book" w:hAnsi="Franklin Gothic Book"/>
          <w:rPrChange w:id="700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701" w:author="Rohitashva Pandey (MFG)" w:date="2019-01-17T15:01:00Z">
            <w:rPr/>
          </w:rPrChange>
        </w:rPr>
        <w:t xml:space="preserve">Create an organization by providing the below information: </w:t>
      </w:r>
    </w:p>
    <w:p w14:paraId="4C9F35B1" w14:textId="77777777" w:rsidR="00504D73" w:rsidRPr="0046332E" w:rsidRDefault="00504D73" w:rsidP="003116E7">
      <w:pPr>
        <w:pStyle w:val="ListParagraph"/>
        <w:numPr>
          <w:ilvl w:val="1"/>
          <w:numId w:val="3"/>
        </w:numPr>
        <w:rPr>
          <w:rFonts w:ascii="Franklin Gothic Book" w:hAnsi="Franklin Gothic Book"/>
          <w:rPrChange w:id="702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703" w:author="Rohitashva Pandey (MFG)" w:date="2019-01-17T15:01:00Z">
            <w:rPr/>
          </w:rPrChange>
        </w:rPr>
        <w:t>Organization name</w:t>
      </w:r>
    </w:p>
    <w:p w14:paraId="12DBAF87" w14:textId="77777777" w:rsidR="00504D73" w:rsidRPr="0046332E" w:rsidRDefault="00504D73" w:rsidP="003116E7">
      <w:pPr>
        <w:pStyle w:val="ListParagraph"/>
        <w:numPr>
          <w:ilvl w:val="1"/>
          <w:numId w:val="3"/>
        </w:numPr>
        <w:rPr>
          <w:rFonts w:ascii="Franklin Gothic Book" w:hAnsi="Franklin Gothic Book"/>
          <w:rPrChange w:id="704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705" w:author="Rohitashva Pandey (MFG)" w:date="2019-01-17T15:01:00Z">
            <w:rPr/>
          </w:rPrChange>
        </w:rPr>
        <w:t>Billing email address</w:t>
      </w:r>
    </w:p>
    <w:p w14:paraId="10E99AEC" w14:textId="77777777" w:rsidR="00504D73" w:rsidRPr="0046332E" w:rsidRDefault="00504D73" w:rsidP="003116E7">
      <w:pPr>
        <w:pStyle w:val="ListParagraph"/>
        <w:numPr>
          <w:ilvl w:val="1"/>
          <w:numId w:val="3"/>
        </w:numPr>
        <w:rPr>
          <w:rFonts w:ascii="Franklin Gothic Book" w:hAnsi="Franklin Gothic Book"/>
          <w:rPrChange w:id="706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707" w:author="Rohitashva Pandey (MFG)" w:date="2019-01-17T15:01:00Z">
            <w:rPr/>
          </w:rPrChange>
        </w:rPr>
        <w:t>Choose the Enterprise Cloud plan ($21).</w:t>
      </w:r>
    </w:p>
    <w:p w14:paraId="2FD20E15" w14:textId="1F596354" w:rsidR="00504D73" w:rsidRPr="0046332E" w:rsidRDefault="00504D73" w:rsidP="003116E7">
      <w:pPr>
        <w:pStyle w:val="ListParagraph"/>
        <w:numPr>
          <w:ilvl w:val="1"/>
          <w:numId w:val="3"/>
        </w:numPr>
        <w:rPr>
          <w:rFonts w:ascii="Franklin Gothic Book" w:hAnsi="Franklin Gothic Book"/>
          <w:rPrChange w:id="708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709" w:author="Rohitashva Pandey (MFG)" w:date="2019-01-17T15:01:00Z">
            <w:rPr/>
          </w:rPrChange>
        </w:rPr>
        <w:t>Choose the Payment method by giving the credit card details.</w:t>
      </w:r>
    </w:p>
    <w:p w14:paraId="713354F3" w14:textId="594EE975" w:rsidR="00504D73" w:rsidRPr="0046332E" w:rsidRDefault="00504D73" w:rsidP="00504D73">
      <w:pPr>
        <w:ind w:left="324"/>
        <w:rPr>
          <w:rFonts w:ascii="Franklin Gothic Book" w:hAnsi="Franklin Gothic Book"/>
          <w:rPrChange w:id="710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noProof/>
          <w:rPrChange w:id="711" w:author="Rohitashva Pandey (MFG)" w:date="2019-01-17T15:01:00Z">
            <w:rPr>
              <w:noProof/>
            </w:rPr>
          </w:rPrChange>
        </w:rPr>
        <w:drawing>
          <wp:inline distT="0" distB="0" distL="0" distR="0" wp14:anchorId="435F1F05" wp14:editId="3335E3C6">
            <wp:extent cx="4572000" cy="257028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B38E" w14:textId="02AE06F9" w:rsidR="00203752" w:rsidRPr="0046332E" w:rsidRDefault="00203752" w:rsidP="00504D73">
      <w:pPr>
        <w:ind w:left="324"/>
        <w:rPr>
          <w:rFonts w:ascii="Franklin Gothic Book" w:hAnsi="Franklin Gothic Book"/>
          <w:rPrChange w:id="712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noProof/>
          <w:rPrChange w:id="713" w:author="Rohitashva Pandey (MFG)" w:date="2019-01-17T15:01:00Z">
            <w:rPr>
              <w:noProof/>
            </w:rPr>
          </w:rPrChange>
        </w:rPr>
        <w:drawing>
          <wp:inline distT="0" distB="0" distL="0" distR="0" wp14:anchorId="694E3903" wp14:editId="78EE1346">
            <wp:extent cx="4572000" cy="257028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6228" w14:textId="25A3DF32" w:rsidR="00203752" w:rsidRPr="0046332E" w:rsidRDefault="00203752" w:rsidP="00504D73">
      <w:pPr>
        <w:ind w:left="324"/>
        <w:rPr>
          <w:rFonts w:ascii="Franklin Gothic Book" w:hAnsi="Franklin Gothic Book"/>
          <w:noProof/>
          <w:rPrChange w:id="714" w:author="Rohitashva Pandey (MFG)" w:date="2019-01-17T15:01:00Z">
            <w:rPr>
              <w:noProof/>
            </w:rPr>
          </w:rPrChange>
        </w:rPr>
      </w:pPr>
    </w:p>
    <w:p w14:paraId="1AB64906" w14:textId="77777777" w:rsidR="006F7D39" w:rsidRPr="0046332E" w:rsidRDefault="006F7D39" w:rsidP="00504D73">
      <w:pPr>
        <w:ind w:left="324"/>
        <w:rPr>
          <w:rFonts w:ascii="Franklin Gothic Book" w:hAnsi="Franklin Gothic Book"/>
          <w:noProof/>
          <w:rPrChange w:id="715" w:author="Rohitashva Pandey (MFG)" w:date="2019-01-17T15:01:00Z">
            <w:rPr>
              <w:noProof/>
            </w:rPr>
          </w:rPrChange>
        </w:rPr>
      </w:pPr>
    </w:p>
    <w:p w14:paraId="491D99F5" w14:textId="77777777" w:rsidR="006F7D39" w:rsidRPr="0046332E" w:rsidRDefault="006F7D39" w:rsidP="00504D73">
      <w:pPr>
        <w:ind w:left="324"/>
        <w:rPr>
          <w:rFonts w:ascii="Franklin Gothic Book" w:hAnsi="Franklin Gothic Book"/>
          <w:noProof/>
          <w:rPrChange w:id="716" w:author="Rohitashva Pandey (MFG)" w:date="2019-01-17T15:01:00Z">
            <w:rPr>
              <w:noProof/>
            </w:rPr>
          </w:rPrChange>
        </w:rPr>
      </w:pPr>
    </w:p>
    <w:p w14:paraId="0FA818F5" w14:textId="77777777" w:rsidR="006F7D39" w:rsidRPr="0046332E" w:rsidRDefault="006F7D39" w:rsidP="00504D73">
      <w:pPr>
        <w:ind w:left="324"/>
        <w:rPr>
          <w:rFonts w:ascii="Franklin Gothic Book" w:hAnsi="Franklin Gothic Book"/>
          <w:noProof/>
          <w:rPrChange w:id="717" w:author="Rohitashva Pandey (MFG)" w:date="2019-01-17T15:01:00Z">
            <w:rPr>
              <w:noProof/>
            </w:rPr>
          </w:rPrChange>
        </w:rPr>
      </w:pPr>
    </w:p>
    <w:p w14:paraId="3ED23763" w14:textId="77777777" w:rsidR="006F7D39" w:rsidRPr="0046332E" w:rsidRDefault="006F7D39" w:rsidP="00504D73">
      <w:pPr>
        <w:ind w:left="324"/>
        <w:rPr>
          <w:rFonts w:ascii="Franklin Gothic Book" w:hAnsi="Franklin Gothic Book"/>
          <w:noProof/>
          <w:rPrChange w:id="718" w:author="Rohitashva Pandey (MFG)" w:date="2019-01-17T15:01:00Z">
            <w:rPr>
              <w:noProof/>
            </w:rPr>
          </w:rPrChange>
        </w:rPr>
      </w:pPr>
    </w:p>
    <w:p w14:paraId="21A39647" w14:textId="1BC8D5F2" w:rsidR="006F7D39" w:rsidRPr="0046332E" w:rsidRDefault="006F7D39" w:rsidP="00504D73">
      <w:pPr>
        <w:ind w:left="324"/>
        <w:rPr>
          <w:rFonts w:ascii="Franklin Gothic Book" w:hAnsi="Franklin Gothic Book"/>
          <w:rPrChange w:id="719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noProof/>
          <w:rPrChange w:id="720" w:author="Rohitashva Pandey (MFG)" w:date="2019-01-17T15:01:00Z">
            <w:rPr>
              <w:noProof/>
            </w:rPr>
          </w:rPrChange>
        </w:rPr>
        <w:lastRenderedPageBreak/>
        <w:drawing>
          <wp:inline distT="0" distB="0" distL="0" distR="0" wp14:anchorId="02C46894" wp14:editId="43ECAA11">
            <wp:extent cx="4572000" cy="257028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D438" w14:textId="74B0FF0D" w:rsidR="00F306BB" w:rsidRDefault="00F306BB" w:rsidP="00F306BB">
      <w:pPr>
        <w:rPr>
          <w:ins w:id="721" w:author="Makkineni Lokesh (MAS)" w:date="2019-09-25T12:46:00Z"/>
          <w:rFonts w:ascii="Franklin Gothic Book" w:hAnsi="Franklin Gothic Book"/>
        </w:rPr>
      </w:pPr>
    </w:p>
    <w:p w14:paraId="453585AA" w14:textId="77777777" w:rsidR="00996F67" w:rsidRPr="0046332E" w:rsidRDefault="00996F67" w:rsidP="00F306BB">
      <w:pPr>
        <w:rPr>
          <w:rFonts w:ascii="Franklin Gothic Book" w:hAnsi="Franklin Gothic Book"/>
          <w:rPrChange w:id="722" w:author="Rohitashva Pandey (MFG)" w:date="2019-01-17T15:01:00Z">
            <w:rPr/>
          </w:rPrChange>
        </w:rPr>
      </w:pPr>
    </w:p>
    <w:p w14:paraId="69451FC6" w14:textId="5B14009D" w:rsidR="006F7D39" w:rsidRDefault="0060358E">
      <w:pPr>
        <w:pStyle w:val="ListParagraph"/>
        <w:numPr>
          <w:ilvl w:val="1"/>
          <w:numId w:val="29"/>
        </w:numPr>
        <w:spacing w:before="100" w:beforeAutospacing="1" w:after="100" w:afterAutospacing="1" w:line="240" w:lineRule="auto"/>
        <w:outlineLvl w:val="2"/>
        <w:rPr>
          <w:ins w:id="723" w:author="Makkineni Lokesh (MAS)" w:date="2019-09-25T12:46:00Z"/>
          <w:rFonts w:ascii="Franklin Gothic Book" w:hAnsi="Franklin Gothic Book"/>
          <w:b/>
        </w:rPr>
        <w:pPrChange w:id="724" w:author="Rohitashva Pandey (MFG)" w:date="2019-01-17T14:48:00Z">
          <w:pPr>
            <w:spacing w:before="100" w:beforeAutospacing="1" w:after="100" w:afterAutospacing="1" w:line="240" w:lineRule="auto"/>
            <w:outlineLvl w:val="2"/>
          </w:pPr>
        </w:pPrChange>
      </w:pPr>
      <w:r w:rsidRPr="0046332E">
        <w:rPr>
          <w:rFonts w:ascii="Franklin Gothic Book" w:hAnsi="Franklin Gothic Book"/>
          <w:b/>
          <w:rPrChange w:id="725" w:author="Rohitashva Pandey (MFG)" w:date="2019-01-17T15:01:00Z">
            <w:rPr>
              <w:b/>
            </w:rPr>
          </w:rPrChange>
        </w:rPr>
        <w:t>Step</w:t>
      </w:r>
      <w:r w:rsidR="00F306BB" w:rsidRPr="0046332E">
        <w:rPr>
          <w:rFonts w:ascii="Franklin Gothic Book" w:hAnsi="Franklin Gothic Book"/>
          <w:b/>
          <w:rPrChange w:id="726" w:author="Rohitashva Pandey (MFG)" w:date="2019-01-17T15:01:00Z">
            <w:rPr>
              <w:b/>
            </w:rPr>
          </w:rPrChange>
        </w:rPr>
        <w:t>: 3</w:t>
      </w:r>
    </w:p>
    <w:p w14:paraId="2968606D" w14:textId="19E66ADA" w:rsidR="00996F67" w:rsidRPr="0046332E" w:rsidDel="00996F67" w:rsidRDefault="00996F67" w:rsidP="00996F67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del w:id="727" w:author="Makkineni Lokesh (MAS)" w:date="2019-09-25T12:47:00Z"/>
          <w:rFonts w:ascii="Franklin Gothic Book" w:hAnsi="Franklin Gothic Book"/>
          <w:b/>
          <w:rPrChange w:id="728" w:author="Rohitashva Pandey (MFG)" w:date="2019-01-17T15:01:00Z">
            <w:rPr>
              <w:del w:id="729" w:author="Makkineni Lokesh (MAS)" w:date="2019-09-25T12:47:00Z"/>
              <w:b/>
            </w:rPr>
          </w:rPrChange>
        </w:rPr>
        <w:pPrChange w:id="730" w:author="Makkineni Lokesh (MAS)" w:date="2019-09-25T12:46:00Z">
          <w:pPr>
            <w:spacing w:before="100" w:beforeAutospacing="1" w:after="100" w:afterAutospacing="1" w:line="240" w:lineRule="auto"/>
            <w:outlineLvl w:val="2"/>
          </w:pPr>
        </w:pPrChange>
      </w:pPr>
    </w:p>
    <w:p w14:paraId="579F6243" w14:textId="3635FE24" w:rsidR="00203752" w:rsidRDefault="00203752" w:rsidP="003116E7">
      <w:pPr>
        <w:pStyle w:val="ListParagraph"/>
        <w:numPr>
          <w:ilvl w:val="0"/>
          <w:numId w:val="6"/>
        </w:numPr>
        <w:rPr>
          <w:ins w:id="731" w:author="Makkineni Lokesh (MAS)" w:date="2019-09-24T19:09:00Z"/>
          <w:rFonts w:ascii="Franklin Gothic Book" w:hAnsi="Franklin Gothic Book"/>
        </w:rPr>
      </w:pPr>
      <w:del w:id="732" w:author="Makkineni Lokesh (MAS)" w:date="2019-09-24T19:07:00Z">
        <w:r w:rsidRPr="0046332E" w:rsidDel="009C43C3">
          <w:rPr>
            <w:rFonts w:ascii="Franklin Gothic Book" w:hAnsi="Franklin Gothic Book"/>
            <w:rPrChange w:id="733" w:author="Rohitashva Pandey (MFG)" w:date="2019-01-17T15:01:00Z">
              <w:rPr/>
            </w:rPrChange>
          </w:rPr>
          <w:delText xml:space="preserve">Once the </w:delText>
        </w:r>
      </w:del>
      <w:r w:rsidRPr="0046332E">
        <w:rPr>
          <w:rFonts w:ascii="Franklin Gothic Book" w:hAnsi="Franklin Gothic Book"/>
          <w:rPrChange w:id="734" w:author="Rohitashva Pandey (MFG)" w:date="2019-01-17T15:01:00Z">
            <w:rPr/>
          </w:rPrChange>
        </w:rPr>
        <w:t xml:space="preserve">Organization is created </w:t>
      </w:r>
      <w:del w:id="735" w:author="Makkineni Lokesh (MAS)" w:date="2019-09-24T19:07:00Z">
        <w:r w:rsidRPr="0046332E" w:rsidDel="009C43C3">
          <w:rPr>
            <w:rFonts w:ascii="Franklin Gothic Book" w:hAnsi="Franklin Gothic Book"/>
            <w:rPrChange w:id="736" w:author="Rohitashva Pandey (MFG)" w:date="2019-01-17T15:01:00Z">
              <w:rPr/>
            </w:rPrChange>
          </w:rPr>
          <w:delText>we can do the following</w:delText>
        </w:r>
      </w:del>
      <w:ins w:id="737" w:author="Makkineni Lokesh (MAS)" w:date="2019-09-24T19:09:00Z">
        <w:r w:rsidR="009C43C3">
          <w:rPr>
            <w:rFonts w:ascii="Franklin Gothic Book" w:hAnsi="Franklin Gothic Book"/>
          </w:rPr>
          <w:t>with the name “</w:t>
        </w:r>
      </w:ins>
      <w:ins w:id="738" w:author="Makkineni Lokesh (MAS)" w:date="2019-09-24T19:07:00Z">
        <w:r w:rsidR="009C43C3">
          <w:rPr>
            <w:rFonts w:ascii="Franklin Gothic Book" w:hAnsi="Franklin Gothic Book"/>
          </w:rPr>
          <w:t xml:space="preserve"> Chemours</w:t>
        </w:r>
      </w:ins>
      <w:ins w:id="739" w:author="Makkineni Lokesh (MAS)" w:date="2019-09-24T19:09:00Z">
        <w:r w:rsidR="009C43C3">
          <w:rPr>
            <w:rFonts w:ascii="Franklin Gothic Book" w:hAnsi="Franklin Gothic Book"/>
          </w:rPr>
          <w:t>”</w:t>
        </w:r>
      </w:ins>
      <w:r w:rsidRPr="0046332E">
        <w:rPr>
          <w:rFonts w:ascii="Franklin Gothic Book" w:hAnsi="Franklin Gothic Book"/>
          <w:rPrChange w:id="740" w:author="Rohitashva Pandey (MFG)" w:date="2019-01-17T15:01:00Z">
            <w:rPr/>
          </w:rPrChange>
        </w:rPr>
        <w:t>:</w:t>
      </w:r>
    </w:p>
    <w:p w14:paraId="50637508" w14:textId="1E542948" w:rsidR="009C43C3" w:rsidRDefault="009C43C3" w:rsidP="009C43C3">
      <w:pPr>
        <w:pStyle w:val="ListParagraph"/>
        <w:rPr>
          <w:ins w:id="741" w:author="Makkineni Lokesh (MAS)" w:date="2019-09-24T19:09:00Z"/>
        </w:rPr>
        <w:pPrChange w:id="742" w:author="Makkineni Lokesh (MAS)" w:date="2019-09-24T19:09:00Z">
          <w:pPr>
            <w:pStyle w:val="ListParagraph"/>
            <w:numPr>
              <w:numId w:val="6"/>
            </w:numPr>
            <w:ind w:hanging="360"/>
          </w:pPr>
        </w:pPrChange>
      </w:pPr>
      <w:ins w:id="743" w:author="Makkineni Lokesh (MAS)" w:date="2019-09-24T19:09:00Z">
        <w:r>
          <w:rPr>
            <w:rFonts w:ascii="Franklin Gothic Book" w:hAnsi="Franklin Gothic Book"/>
          </w:rPr>
          <w:t xml:space="preserve">URL: </w:t>
        </w:r>
        <w:r>
          <w:fldChar w:fldCharType="begin"/>
        </w:r>
        <w:r>
          <w:instrText xml:space="preserve"> HYPERLINK "https://github.com/thechemoursco" </w:instrText>
        </w:r>
        <w:r>
          <w:fldChar w:fldCharType="separate"/>
        </w:r>
        <w:r>
          <w:rPr>
            <w:rStyle w:val="Hyperlink"/>
          </w:rPr>
          <w:t>https://github.com/thechemoursco</w:t>
        </w:r>
        <w:r>
          <w:fldChar w:fldCharType="end"/>
        </w:r>
      </w:ins>
    </w:p>
    <w:p w14:paraId="1A7AF527" w14:textId="13FF66FE" w:rsidR="009C43C3" w:rsidRPr="0046332E" w:rsidRDefault="004B7130" w:rsidP="009C43C3">
      <w:pPr>
        <w:pStyle w:val="ListParagraph"/>
        <w:rPr>
          <w:rFonts w:ascii="Franklin Gothic Book" w:hAnsi="Franklin Gothic Book"/>
          <w:rPrChange w:id="744" w:author="Rohitashva Pandey (MFG)" w:date="2019-01-17T15:01:00Z">
            <w:rPr/>
          </w:rPrChange>
        </w:rPr>
        <w:pPrChange w:id="745" w:author="Makkineni Lokesh (MAS)" w:date="2019-09-24T19:09:00Z">
          <w:pPr>
            <w:pStyle w:val="ListParagraph"/>
            <w:numPr>
              <w:numId w:val="6"/>
            </w:numPr>
            <w:ind w:hanging="360"/>
          </w:pPr>
        </w:pPrChange>
      </w:pPr>
      <w:ins w:id="746" w:author="Makkineni Lokesh (MAS)" w:date="2019-09-24T19:13:00Z">
        <w:r>
          <w:rPr>
            <w:noProof/>
          </w:rPr>
          <w:drawing>
            <wp:inline distT="0" distB="0" distL="0" distR="0" wp14:anchorId="481EE05C" wp14:editId="0C65D97B">
              <wp:extent cx="5943600" cy="3148330"/>
              <wp:effectExtent l="0" t="0" r="0" b="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483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8898BF8" w14:textId="01A023A1" w:rsidR="00203752" w:rsidRPr="004B7130" w:rsidDel="004B7130" w:rsidRDefault="00203752" w:rsidP="004B7130">
      <w:pPr>
        <w:rPr>
          <w:del w:id="747" w:author="Makkineni Lokesh (MAS)" w:date="2019-09-24T19:16:00Z"/>
          <w:rFonts w:ascii="Franklin Gothic Book" w:hAnsi="Franklin Gothic Book"/>
          <w:rPrChange w:id="748" w:author="Makkineni Lokesh (MAS)" w:date="2019-09-24T19:16:00Z">
            <w:rPr>
              <w:del w:id="749" w:author="Makkineni Lokesh (MAS)" w:date="2019-09-24T19:16:00Z"/>
            </w:rPr>
          </w:rPrChange>
        </w:rPr>
        <w:pPrChange w:id="750" w:author="Makkineni Lokesh (MAS)" w:date="2019-09-24T19:16:00Z">
          <w:pPr>
            <w:pStyle w:val="ListParagraph"/>
            <w:numPr>
              <w:ilvl w:val="1"/>
              <w:numId w:val="7"/>
            </w:numPr>
            <w:ind w:left="1440" w:hanging="360"/>
          </w:pPr>
        </w:pPrChange>
      </w:pPr>
      <w:del w:id="751" w:author="Makkineni Lokesh (MAS)" w:date="2019-09-24T19:16:00Z">
        <w:r w:rsidRPr="004B7130" w:rsidDel="004B7130">
          <w:rPr>
            <w:rFonts w:ascii="Franklin Gothic Book" w:hAnsi="Franklin Gothic Book"/>
            <w:rPrChange w:id="752" w:author="Makkineni Lokesh (MAS)" w:date="2019-09-24T19:16:00Z">
              <w:rPr/>
            </w:rPrChange>
          </w:rPr>
          <w:delText>Create repositories.</w:delText>
        </w:r>
      </w:del>
    </w:p>
    <w:p w14:paraId="6FCB6496" w14:textId="09FE93DC" w:rsidR="00203752" w:rsidRPr="0046332E" w:rsidDel="004B7130" w:rsidRDefault="00203752" w:rsidP="004B7130">
      <w:pPr>
        <w:rPr>
          <w:del w:id="753" w:author="Makkineni Lokesh (MAS)" w:date="2019-09-24T19:16:00Z"/>
          <w:rPrChange w:id="754" w:author="Rohitashva Pandey (MFG)" w:date="2019-01-17T15:01:00Z">
            <w:rPr>
              <w:del w:id="755" w:author="Makkineni Lokesh (MAS)" w:date="2019-09-24T19:16:00Z"/>
            </w:rPr>
          </w:rPrChange>
        </w:rPr>
        <w:pPrChange w:id="756" w:author="Makkineni Lokesh (MAS)" w:date="2019-09-24T19:16:00Z">
          <w:pPr>
            <w:pStyle w:val="ListParagraph"/>
            <w:numPr>
              <w:ilvl w:val="1"/>
              <w:numId w:val="7"/>
            </w:numPr>
            <w:ind w:left="1440" w:hanging="360"/>
          </w:pPr>
        </w:pPrChange>
      </w:pPr>
      <w:del w:id="757" w:author="Makkineni Lokesh (MAS)" w:date="2019-09-24T19:16:00Z">
        <w:r w:rsidRPr="0046332E" w:rsidDel="004B7130">
          <w:rPr>
            <w:rPrChange w:id="758" w:author="Rohitashva Pandey (MFG)" w:date="2019-01-17T15:01:00Z">
              <w:rPr/>
            </w:rPrChange>
          </w:rPr>
          <w:delText>Invite members to the Organization.</w:delText>
        </w:r>
      </w:del>
    </w:p>
    <w:p w14:paraId="68DEB0DF" w14:textId="4624C155" w:rsidR="00203752" w:rsidRPr="0046332E" w:rsidDel="004B7130" w:rsidRDefault="00203752" w:rsidP="004B7130">
      <w:pPr>
        <w:rPr>
          <w:del w:id="759" w:author="Makkineni Lokesh (MAS)" w:date="2019-09-24T19:16:00Z"/>
          <w:rPrChange w:id="760" w:author="Rohitashva Pandey (MFG)" w:date="2019-01-17T15:01:00Z">
            <w:rPr>
              <w:del w:id="761" w:author="Makkineni Lokesh (MAS)" w:date="2019-09-24T19:16:00Z"/>
            </w:rPr>
          </w:rPrChange>
        </w:rPr>
        <w:pPrChange w:id="762" w:author="Makkineni Lokesh (MAS)" w:date="2019-09-24T19:16:00Z">
          <w:pPr>
            <w:pStyle w:val="ListParagraph"/>
            <w:numPr>
              <w:ilvl w:val="1"/>
              <w:numId w:val="7"/>
            </w:numPr>
            <w:ind w:left="1440" w:hanging="360"/>
          </w:pPr>
        </w:pPrChange>
      </w:pPr>
      <w:del w:id="763" w:author="Makkineni Lokesh (MAS)" w:date="2019-09-24T19:16:00Z">
        <w:r w:rsidRPr="0046332E" w:rsidDel="004B7130">
          <w:rPr>
            <w:rPrChange w:id="764" w:author="Rohitashva Pandey (MFG)" w:date="2019-01-17T15:01:00Z">
              <w:rPr/>
            </w:rPrChange>
          </w:rPr>
          <w:delText>We can create teams within that organization.</w:delText>
        </w:r>
      </w:del>
    </w:p>
    <w:p w14:paraId="03FF075B" w14:textId="4D151566" w:rsidR="00090110" w:rsidRPr="0046332E" w:rsidRDefault="00090110" w:rsidP="004B7130">
      <w:pPr>
        <w:rPr>
          <w:rPrChange w:id="765" w:author="Rohitashva Pandey (MFG)" w:date="2019-01-17T15:01:00Z">
            <w:rPr/>
          </w:rPrChange>
        </w:rPr>
        <w:pPrChange w:id="766" w:author="Makkineni Lokesh (MAS)" w:date="2019-09-24T19:16:00Z">
          <w:pPr>
            <w:pStyle w:val="ListParagraph"/>
            <w:numPr>
              <w:ilvl w:val="1"/>
              <w:numId w:val="7"/>
            </w:numPr>
            <w:ind w:left="1440" w:hanging="360"/>
          </w:pPr>
        </w:pPrChange>
      </w:pPr>
      <w:del w:id="767" w:author="Makkineni Lokesh (MAS)" w:date="2019-09-24T19:16:00Z">
        <w:r w:rsidRPr="0046332E" w:rsidDel="004B7130">
          <w:rPr>
            <w:rPrChange w:id="768" w:author="Rohitashva Pandey (MFG)" w:date="2019-01-17T15:01:00Z">
              <w:rPr/>
            </w:rPrChange>
          </w:rPr>
          <w:delText>We can create projects.</w:delText>
        </w:r>
      </w:del>
    </w:p>
    <w:p w14:paraId="5AF1FC83" w14:textId="0B7517DF" w:rsidR="00090110" w:rsidRPr="0046332E" w:rsidRDefault="00090110" w:rsidP="00090110">
      <w:pPr>
        <w:rPr>
          <w:rFonts w:ascii="Franklin Gothic Book" w:hAnsi="Franklin Gothic Book"/>
          <w:noProof/>
          <w:rPrChange w:id="769" w:author="Rohitashva Pandey (MFG)" w:date="2019-01-17T15:01:00Z">
            <w:rPr>
              <w:noProof/>
            </w:rPr>
          </w:rPrChange>
        </w:rPr>
      </w:pPr>
      <w:r w:rsidRPr="0046332E">
        <w:rPr>
          <w:rFonts w:ascii="Franklin Gothic Book" w:hAnsi="Franklin Gothic Book"/>
          <w:noProof/>
          <w:rPrChange w:id="770" w:author="Rohitashva Pandey (MFG)" w:date="2019-01-17T15:01:00Z">
            <w:rPr>
              <w:noProof/>
            </w:rPr>
          </w:rPrChange>
        </w:rPr>
        <w:t xml:space="preserve">     </w:t>
      </w:r>
      <w:del w:id="771" w:author="Makkineni Lokesh (MAS)" w:date="2019-09-24T19:11:00Z">
        <w:r w:rsidRPr="0046332E" w:rsidDel="004B7130">
          <w:rPr>
            <w:rFonts w:ascii="Franklin Gothic Book" w:hAnsi="Franklin Gothic Book"/>
            <w:noProof/>
            <w:rPrChange w:id="772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417525CA" wp14:editId="26218926">
              <wp:extent cx="4572000" cy="1861038"/>
              <wp:effectExtent l="0" t="0" r="0" b="635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0" cy="18610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5DDE0C8" w14:textId="477BB98D" w:rsidR="00090110" w:rsidRPr="0046332E" w:rsidRDefault="00090110" w:rsidP="00090110">
      <w:pPr>
        <w:ind w:left="360"/>
        <w:rPr>
          <w:rFonts w:ascii="Franklin Gothic Book" w:hAnsi="Franklin Gothic Book"/>
          <w:noProof/>
          <w:rPrChange w:id="773" w:author="Rohitashva Pandey (MFG)" w:date="2019-01-17T15:01:00Z">
            <w:rPr>
              <w:noProof/>
            </w:rPr>
          </w:rPrChange>
        </w:rPr>
      </w:pPr>
      <w:r w:rsidRPr="0046332E">
        <w:rPr>
          <w:rFonts w:ascii="Franklin Gothic Book" w:hAnsi="Franklin Gothic Book"/>
          <w:noProof/>
          <w:rPrChange w:id="774" w:author="Rohitashva Pandey (MFG)" w:date="2019-01-17T15:01:00Z">
            <w:rPr>
              <w:noProof/>
            </w:rPr>
          </w:rPrChange>
        </w:rPr>
        <w:tab/>
      </w:r>
      <w:r w:rsidRPr="0046332E">
        <w:rPr>
          <w:rFonts w:ascii="Franklin Gothic Book" w:hAnsi="Franklin Gothic Book"/>
          <w:noProof/>
          <w:rPrChange w:id="775" w:author="Rohitashva Pandey (MFG)" w:date="2019-01-17T15:01:00Z">
            <w:rPr>
              <w:noProof/>
            </w:rPr>
          </w:rPrChange>
        </w:rPr>
        <w:tab/>
      </w:r>
    </w:p>
    <w:p w14:paraId="708A34B4" w14:textId="77777777" w:rsidR="00090110" w:rsidRPr="0046332E" w:rsidRDefault="00090110" w:rsidP="00090110">
      <w:pPr>
        <w:ind w:left="360"/>
        <w:rPr>
          <w:rFonts w:ascii="Franklin Gothic Book" w:hAnsi="Franklin Gothic Book"/>
          <w:noProof/>
          <w:rPrChange w:id="776" w:author="Rohitashva Pandey (MFG)" w:date="2019-01-17T15:01:00Z">
            <w:rPr>
              <w:noProof/>
            </w:rPr>
          </w:rPrChange>
        </w:rPr>
      </w:pPr>
    </w:p>
    <w:p w14:paraId="0114DF78" w14:textId="77777777" w:rsidR="00090110" w:rsidRPr="0046332E" w:rsidRDefault="00090110" w:rsidP="00090110">
      <w:pPr>
        <w:ind w:left="360"/>
        <w:rPr>
          <w:rFonts w:ascii="Franklin Gothic Book" w:hAnsi="Franklin Gothic Book"/>
          <w:noProof/>
          <w:rPrChange w:id="777" w:author="Rohitashva Pandey (MFG)" w:date="2019-01-17T15:01:00Z">
            <w:rPr>
              <w:noProof/>
            </w:rPr>
          </w:rPrChange>
        </w:rPr>
      </w:pPr>
    </w:p>
    <w:p w14:paraId="18CDBEA9" w14:textId="77777777" w:rsidR="00090110" w:rsidRPr="0046332E" w:rsidRDefault="00090110" w:rsidP="00090110">
      <w:pPr>
        <w:ind w:left="360"/>
        <w:rPr>
          <w:rFonts w:ascii="Franklin Gothic Book" w:hAnsi="Franklin Gothic Book"/>
          <w:noProof/>
          <w:rPrChange w:id="778" w:author="Rohitashva Pandey (MFG)" w:date="2019-01-17T15:01:00Z">
            <w:rPr>
              <w:noProof/>
            </w:rPr>
          </w:rPrChange>
        </w:rPr>
      </w:pPr>
    </w:p>
    <w:p w14:paraId="0D2CEFFA" w14:textId="2A695039" w:rsidR="00F5583D" w:rsidRPr="0046332E" w:rsidDel="00753394" w:rsidRDefault="00F5583D" w:rsidP="005948F9">
      <w:pPr>
        <w:spacing w:before="100" w:beforeAutospacing="1" w:after="100" w:afterAutospacing="1" w:line="240" w:lineRule="auto"/>
        <w:outlineLvl w:val="2"/>
        <w:rPr>
          <w:del w:id="779" w:author="Makkineni Lokesh (MAS)" w:date="2019-09-25T12:47:00Z"/>
          <w:rFonts w:ascii="Franklin Gothic Book" w:hAnsi="Franklin Gothic Book"/>
          <w:noProof/>
          <w:rPrChange w:id="780" w:author="Rohitashva Pandey (MFG)" w:date="2019-01-17T15:01:00Z">
            <w:rPr>
              <w:del w:id="781" w:author="Makkineni Lokesh (MAS)" w:date="2019-09-25T12:47:00Z"/>
              <w:noProof/>
            </w:rPr>
          </w:rPrChange>
        </w:rPr>
      </w:pPr>
      <w:bookmarkStart w:id="782" w:name="_Toc20310978"/>
      <w:bookmarkStart w:id="783" w:name="_Toc20311116"/>
      <w:bookmarkStart w:id="784" w:name="_Toc20315578"/>
      <w:bookmarkStart w:id="785" w:name="_Toc20316835"/>
      <w:bookmarkStart w:id="786" w:name="_Toc20316958"/>
      <w:bookmarkEnd w:id="782"/>
      <w:bookmarkEnd w:id="783"/>
      <w:bookmarkEnd w:id="784"/>
      <w:bookmarkEnd w:id="785"/>
      <w:bookmarkEnd w:id="786"/>
    </w:p>
    <w:p w14:paraId="38D2F8C5" w14:textId="202A99F3" w:rsidR="006F7D39" w:rsidRPr="0046332E" w:rsidDel="004B7130" w:rsidRDefault="0060358E">
      <w:pPr>
        <w:pStyle w:val="ListParagraph"/>
        <w:numPr>
          <w:ilvl w:val="1"/>
          <w:numId w:val="29"/>
        </w:numPr>
        <w:spacing w:before="100" w:beforeAutospacing="1" w:after="100" w:afterAutospacing="1" w:line="240" w:lineRule="auto"/>
        <w:outlineLvl w:val="2"/>
        <w:rPr>
          <w:del w:id="787" w:author="Makkineni Lokesh (MAS)" w:date="2019-09-24T19:19:00Z"/>
          <w:rFonts w:ascii="Franklin Gothic Book" w:hAnsi="Franklin Gothic Book"/>
          <w:b/>
          <w:rPrChange w:id="788" w:author="Rohitashva Pandey (MFG)" w:date="2019-01-17T15:01:00Z">
            <w:rPr>
              <w:del w:id="789" w:author="Makkineni Lokesh (MAS)" w:date="2019-09-24T19:19:00Z"/>
              <w:b/>
            </w:rPr>
          </w:rPrChange>
        </w:rPr>
        <w:pPrChange w:id="790" w:author="Rohitashva Pandey (MFG)" w:date="2019-01-17T14:49:00Z">
          <w:pPr>
            <w:spacing w:before="100" w:beforeAutospacing="1" w:after="100" w:afterAutospacing="1" w:line="240" w:lineRule="auto"/>
            <w:outlineLvl w:val="2"/>
          </w:pPr>
        </w:pPrChange>
      </w:pPr>
      <w:del w:id="791" w:author="Makkineni Lokesh (MAS)" w:date="2019-09-24T19:19:00Z">
        <w:r w:rsidRPr="0046332E" w:rsidDel="004B7130">
          <w:rPr>
            <w:rFonts w:ascii="Franklin Gothic Book" w:hAnsi="Franklin Gothic Book"/>
            <w:b/>
            <w:rPrChange w:id="792" w:author="Rohitashva Pandey (MFG)" w:date="2019-01-17T15:01:00Z">
              <w:rPr>
                <w:b/>
              </w:rPr>
            </w:rPrChange>
          </w:rPr>
          <w:delText>Step:</w:delText>
        </w:r>
        <w:r w:rsidR="00090110" w:rsidRPr="0046332E" w:rsidDel="004B7130">
          <w:rPr>
            <w:rFonts w:ascii="Franklin Gothic Book" w:hAnsi="Franklin Gothic Book"/>
            <w:b/>
            <w:rPrChange w:id="793" w:author="Rohitashva Pandey (MFG)" w:date="2019-01-17T15:01:00Z">
              <w:rPr>
                <w:b/>
              </w:rPr>
            </w:rPrChange>
          </w:rPr>
          <w:delText xml:space="preserve"> 4</w:delText>
        </w:r>
        <w:bookmarkStart w:id="794" w:name="_Toc20310979"/>
        <w:bookmarkStart w:id="795" w:name="_Toc20311117"/>
        <w:bookmarkStart w:id="796" w:name="_Toc20315579"/>
        <w:bookmarkStart w:id="797" w:name="_Toc20316836"/>
        <w:bookmarkStart w:id="798" w:name="_Toc20316959"/>
        <w:bookmarkEnd w:id="794"/>
        <w:bookmarkEnd w:id="795"/>
        <w:bookmarkEnd w:id="796"/>
        <w:bookmarkEnd w:id="797"/>
        <w:bookmarkEnd w:id="798"/>
      </w:del>
    </w:p>
    <w:p w14:paraId="1BDE1426" w14:textId="221263A6" w:rsidR="00090110" w:rsidRPr="0046332E" w:rsidDel="004B7130" w:rsidRDefault="00090110" w:rsidP="003116E7">
      <w:pPr>
        <w:pStyle w:val="ListParagraph"/>
        <w:numPr>
          <w:ilvl w:val="0"/>
          <w:numId w:val="8"/>
        </w:numPr>
        <w:rPr>
          <w:del w:id="799" w:author="Makkineni Lokesh (MAS)" w:date="2019-09-24T19:19:00Z"/>
          <w:rFonts w:ascii="Franklin Gothic Book" w:hAnsi="Franklin Gothic Book"/>
          <w:rPrChange w:id="800" w:author="Rohitashva Pandey (MFG)" w:date="2019-01-17T15:01:00Z">
            <w:rPr>
              <w:del w:id="801" w:author="Makkineni Lokesh (MAS)" w:date="2019-09-24T19:19:00Z"/>
            </w:rPr>
          </w:rPrChange>
        </w:rPr>
      </w:pPr>
      <w:del w:id="802" w:author="Makkineni Lokesh (MAS)" w:date="2019-09-24T19:19:00Z">
        <w:r w:rsidRPr="0046332E" w:rsidDel="004B7130">
          <w:rPr>
            <w:rFonts w:ascii="Franklin Gothic Book" w:hAnsi="Franklin Gothic Book"/>
            <w:rPrChange w:id="803" w:author="Rohitashva Pandey (MFG)" w:date="2019-01-17T15:01:00Z">
              <w:rPr/>
            </w:rPrChange>
          </w:rPr>
          <w:delText>We can manage the repository permissions and access for the users by selecting the member privileges under the settings.</w:delText>
        </w:r>
        <w:bookmarkStart w:id="804" w:name="_Toc20310980"/>
        <w:bookmarkStart w:id="805" w:name="_Toc20311118"/>
        <w:bookmarkStart w:id="806" w:name="_Toc20315580"/>
        <w:bookmarkStart w:id="807" w:name="_Toc20316837"/>
        <w:bookmarkStart w:id="808" w:name="_Toc20316960"/>
        <w:bookmarkEnd w:id="804"/>
        <w:bookmarkEnd w:id="805"/>
        <w:bookmarkEnd w:id="806"/>
        <w:bookmarkEnd w:id="807"/>
        <w:bookmarkEnd w:id="808"/>
      </w:del>
    </w:p>
    <w:p w14:paraId="16EDC191" w14:textId="5E536A9B" w:rsidR="00090110" w:rsidRPr="0046332E" w:rsidDel="004B7130" w:rsidRDefault="00090110" w:rsidP="00090110">
      <w:pPr>
        <w:ind w:left="360"/>
        <w:rPr>
          <w:del w:id="809" w:author="Makkineni Lokesh (MAS)" w:date="2019-09-24T19:19:00Z"/>
          <w:rFonts w:ascii="Franklin Gothic Book" w:hAnsi="Franklin Gothic Book"/>
          <w:noProof/>
          <w:rPrChange w:id="810" w:author="Rohitashva Pandey (MFG)" w:date="2019-01-17T15:01:00Z">
            <w:rPr>
              <w:del w:id="811" w:author="Makkineni Lokesh (MAS)" w:date="2019-09-24T19:19:00Z"/>
              <w:noProof/>
            </w:rPr>
          </w:rPrChange>
        </w:rPr>
      </w:pPr>
      <w:del w:id="812" w:author="Makkineni Lokesh (MAS)" w:date="2019-09-24T19:19:00Z">
        <w:r w:rsidRPr="0046332E" w:rsidDel="004B7130">
          <w:rPr>
            <w:rFonts w:ascii="Franklin Gothic Book" w:hAnsi="Franklin Gothic Book"/>
            <w:noProof/>
            <w:rPrChange w:id="813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46FD47A3" wp14:editId="0DE2D262">
              <wp:extent cx="4572000" cy="2570285"/>
              <wp:effectExtent l="0" t="0" r="0" b="1905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25702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bookmarkStart w:id="814" w:name="_Toc20310981"/>
        <w:bookmarkStart w:id="815" w:name="_Toc20311119"/>
        <w:bookmarkStart w:id="816" w:name="_Toc20315581"/>
        <w:bookmarkStart w:id="817" w:name="_Toc20316838"/>
        <w:bookmarkStart w:id="818" w:name="_Toc20316961"/>
        <w:bookmarkEnd w:id="814"/>
        <w:bookmarkEnd w:id="815"/>
        <w:bookmarkEnd w:id="816"/>
        <w:bookmarkEnd w:id="817"/>
        <w:bookmarkEnd w:id="818"/>
      </w:del>
    </w:p>
    <w:p w14:paraId="4718D5F7" w14:textId="647A9BC7" w:rsidR="009C43C3" w:rsidRPr="0046332E" w:rsidDel="004B7130" w:rsidRDefault="00090110" w:rsidP="00090110">
      <w:pPr>
        <w:ind w:left="360"/>
        <w:rPr>
          <w:del w:id="819" w:author="Makkineni Lokesh (MAS)" w:date="2019-09-24T19:19:00Z"/>
          <w:rFonts w:ascii="Franklin Gothic Book" w:hAnsi="Franklin Gothic Book"/>
          <w:noProof/>
          <w:rPrChange w:id="820" w:author="Rohitashva Pandey (MFG)" w:date="2019-01-17T15:01:00Z">
            <w:rPr>
              <w:del w:id="821" w:author="Makkineni Lokesh (MAS)" w:date="2019-09-24T19:19:00Z"/>
              <w:noProof/>
            </w:rPr>
          </w:rPrChange>
        </w:rPr>
      </w:pPr>
      <w:del w:id="822" w:author="Makkineni Lokesh (MAS)" w:date="2019-09-24T19:19:00Z">
        <w:r w:rsidRPr="0046332E" w:rsidDel="004B7130">
          <w:rPr>
            <w:rFonts w:ascii="Franklin Gothic Book" w:hAnsi="Franklin Gothic Book"/>
            <w:noProof/>
            <w:rPrChange w:id="823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79BECD2E" wp14:editId="7D947DA6">
              <wp:extent cx="4572000" cy="2570285"/>
              <wp:effectExtent l="0" t="0" r="0" b="1905"/>
              <wp:docPr id="30" name="Picture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25702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bookmarkStart w:id="824" w:name="_Toc20310982"/>
        <w:bookmarkStart w:id="825" w:name="_Toc20311120"/>
        <w:bookmarkStart w:id="826" w:name="_Toc20315582"/>
        <w:bookmarkStart w:id="827" w:name="_Toc20316839"/>
        <w:bookmarkStart w:id="828" w:name="_Toc20316962"/>
        <w:bookmarkEnd w:id="824"/>
        <w:bookmarkEnd w:id="825"/>
        <w:bookmarkEnd w:id="826"/>
        <w:bookmarkEnd w:id="827"/>
        <w:bookmarkEnd w:id="828"/>
      </w:del>
    </w:p>
    <w:p w14:paraId="717E5171" w14:textId="73ED0AF9" w:rsidR="00090110" w:rsidRPr="0046332E" w:rsidDel="004B7130" w:rsidRDefault="00090110" w:rsidP="00090110">
      <w:pPr>
        <w:ind w:left="360"/>
        <w:rPr>
          <w:del w:id="829" w:author="Makkineni Lokesh (MAS)" w:date="2019-09-24T19:19:00Z"/>
          <w:rFonts w:ascii="Franklin Gothic Book" w:hAnsi="Franklin Gothic Book"/>
          <w:rPrChange w:id="830" w:author="Rohitashva Pandey (MFG)" w:date="2019-01-17T15:01:00Z">
            <w:rPr>
              <w:del w:id="831" w:author="Makkineni Lokesh (MAS)" w:date="2019-09-24T19:19:00Z"/>
            </w:rPr>
          </w:rPrChange>
        </w:rPr>
      </w:pPr>
      <w:bookmarkStart w:id="832" w:name="_Toc20310983"/>
      <w:bookmarkStart w:id="833" w:name="_Toc20311121"/>
      <w:bookmarkStart w:id="834" w:name="_Toc20315583"/>
      <w:bookmarkStart w:id="835" w:name="_Toc20316840"/>
      <w:bookmarkStart w:id="836" w:name="_Toc20316963"/>
      <w:bookmarkEnd w:id="832"/>
      <w:bookmarkEnd w:id="833"/>
      <w:bookmarkEnd w:id="834"/>
      <w:bookmarkEnd w:id="835"/>
      <w:bookmarkEnd w:id="836"/>
    </w:p>
    <w:p w14:paraId="1E990257" w14:textId="21D976E6" w:rsidR="00090110" w:rsidRPr="0046332E" w:rsidDel="004B7130" w:rsidRDefault="00090110" w:rsidP="00090110">
      <w:pPr>
        <w:rPr>
          <w:del w:id="837" w:author="Makkineni Lokesh (MAS)" w:date="2019-09-24T19:19:00Z"/>
          <w:rFonts w:ascii="Franklin Gothic Book" w:hAnsi="Franklin Gothic Book"/>
          <w:rPrChange w:id="838" w:author="Rohitashva Pandey (MFG)" w:date="2019-01-17T15:01:00Z">
            <w:rPr>
              <w:del w:id="839" w:author="Makkineni Lokesh (MAS)" w:date="2019-09-24T19:19:00Z"/>
            </w:rPr>
          </w:rPrChange>
        </w:rPr>
      </w:pPr>
      <w:bookmarkStart w:id="840" w:name="_Toc20310984"/>
      <w:bookmarkStart w:id="841" w:name="_Toc20311122"/>
      <w:bookmarkStart w:id="842" w:name="_Toc20315584"/>
      <w:bookmarkStart w:id="843" w:name="_Toc20316841"/>
      <w:bookmarkStart w:id="844" w:name="_Toc20316964"/>
      <w:bookmarkEnd w:id="840"/>
      <w:bookmarkEnd w:id="841"/>
      <w:bookmarkEnd w:id="842"/>
      <w:bookmarkEnd w:id="843"/>
      <w:bookmarkEnd w:id="844"/>
    </w:p>
    <w:p w14:paraId="7179792C" w14:textId="0022F0D7" w:rsidR="00090110" w:rsidRPr="0046332E" w:rsidDel="004B7130" w:rsidRDefault="00090110" w:rsidP="00090110">
      <w:pPr>
        <w:rPr>
          <w:del w:id="845" w:author="Makkineni Lokesh (MAS)" w:date="2019-09-24T19:19:00Z"/>
          <w:rFonts w:ascii="Franklin Gothic Book" w:hAnsi="Franklin Gothic Book"/>
          <w:rPrChange w:id="846" w:author="Rohitashva Pandey (MFG)" w:date="2019-01-17T15:01:00Z">
            <w:rPr>
              <w:del w:id="847" w:author="Makkineni Lokesh (MAS)" w:date="2019-09-24T19:19:00Z"/>
            </w:rPr>
          </w:rPrChange>
        </w:rPr>
      </w:pPr>
      <w:bookmarkStart w:id="848" w:name="_Toc20310985"/>
      <w:bookmarkStart w:id="849" w:name="_Toc20311123"/>
      <w:bookmarkStart w:id="850" w:name="_Toc20315585"/>
      <w:bookmarkStart w:id="851" w:name="_Toc20316842"/>
      <w:bookmarkStart w:id="852" w:name="_Toc20316965"/>
      <w:bookmarkEnd w:id="848"/>
      <w:bookmarkEnd w:id="849"/>
      <w:bookmarkEnd w:id="850"/>
      <w:bookmarkEnd w:id="851"/>
      <w:bookmarkEnd w:id="852"/>
    </w:p>
    <w:p w14:paraId="0F46E47E" w14:textId="24F0FF0A" w:rsidR="00416885" w:rsidRPr="0046332E" w:rsidDel="004B7130" w:rsidRDefault="00416885" w:rsidP="0084721A">
      <w:pPr>
        <w:pStyle w:val="Heading1"/>
        <w:rPr>
          <w:del w:id="853" w:author="Makkineni Lokesh (MAS)" w:date="2019-09-24T19:19:00Z"/>
          <w:rFonts w:ascii="Franklin Gothic Book" w:hAnsi="Franklin Gothic Book"/>
          <w:b/>
          <w:caps/>
          <w:color w:val="FF0000"/>
          <w:rPrChange w:id="854" w:author="Rohitashva Pandey (MFG)" w:date="2019-01-17T15:01:00Z">
            <w:rPr>
              <w:del w:id="855" w:author="Makkineni Lokesh (MAS)" w:date="2019-09-24T19:19:00Z"/>
              <w:b/>
              <w:caps/>
              <w:color w:val="FF0000"/>
            </w:rPr>
          </w:rPrChange>
        </w:rPr>
      </w:pPr>
      <w:bookmarkStart w:id="856" w:name="_Toc20310986"/>
      <w:bookmarkStart w:id="857" w:name="_Toc20311124"/>
      <w:bookmarkStart w:id="858" w:name="_Toc20315586"/>
      <w:bookmarkStart w:id="859" w:name="_Toc20316843"/>
      <w:bookmarkStart w:id="860" w:name="_Toc20316966"/>
      <w:bookmarkEnd w:id="856"/>
      <w:bookmarkEnd w:id="857"/>
      <w:bookmarkEnd w:id="858"/>
      <w:bookmarkEnd w:id="859"/>
      <w:bookmarkEnd w:id="860"/>
    </w:p>
    <w:p w14:paraId="38F8DB7A" w14:textId="77777777" w:rsidR="00861638" w:rsidRPr="00861638" w:rsidRDefault="00993337" w:rsidP="003116E7">
      <w:pPr>
        <w:pStyle w:val="Heading1"/>
        <w:numPr>
          <w:ilvl w:val="0"/>
          <w:numId w:val="19"/>
        </w:numPr>
        <w:rPr>
          <w:ins w:id="861" w:author="Makkineni Lokesh (MAS)" w:date="2019-09-24T20:08:00Z"/>
          <w:rFonts w:ascii="Franklin Gothic Book" w:hAnsi="Franklin Gothic Book"/>
          <w:b/>
          <w:caps/>
          <w:color w:val="FF0000"/>
          <w:rPrChange w:id="862" w:author="Makkineni Lokesh (MAS)" w:date="2019-09-24T20:08:00Z">
            <w:rPr>
              <w:ins w:id="863" w:author="Makkineni Lokesh (MAS)" w:date="2019-09-24T20:08:00Z"/>
              <w:rFonts w:ascii="Franklin Gothic Book" w:hAnsi="Franklin Gothic Book"/>
              <w:b/>
              <w:caps/>
              <w:color w:val="FF0000"/>
              <w:sz w:val="28"/>
              <w:szCs w:val="28"/>
            </w:rPr>
          </w:rPrChange>
        </w:rPr>
      </w:pPr>
      <w:bookmarkStart w:id="864" w:name="_Toc20316967"/>
      <w:ins w:id="865" w:author="Rohitashva Pandey (MFG)" w:date="2019-01-17T14:49:00Z">
        <w:r w:rsidRPr="0046332E">
          <w:rPr>
            <w:rFonts w:ascii="Franklin Gothic Book" w:hAnsi="Franklin Gothic Book"/>
            <w:b/>
            <w:caps/>
            <w:color w:val="FF0000"/>
            <w:sz w:val="28"/>
            <w:szCs w:val="28"/>
            <w:rPrChange w:id="866" w:author="Rohitashva Pandey (MFG)" w:date="2019-01-17T15:01:00Z">
              <w:rPr>
                <w:b/>
                <w:caps/>
                <w:color w:val="FF0000"/>
                <w:sz w:val="28"/>
                <w:szCs w:val="28"/>
              </w:rPr>
            </w:rPrChange>
          </w:rPr>
          <w:t>repositories</w:t>
        </w:r>
      </w:ins>
      <w:ins w:id="867" w:author="Makkineni Lokesh (MAS)" w:date="2019-09-24T19:19:00Z">
        <w:r w:rsidR="004B7130">
          <w:rPr>
            <w:rFonts w:ascii="Franklin Gothic Book" w:hAnsi="Franklin Gothic Book"/>
            <w:b/>
            <w:caps/>
            <w:color w:val="FF0000"/>
            <w:sz w:val="28"/>
            <w:szCs w:val="28"/>
          </w:rPr>
          <w:t xml:space="preserve"> Setup and </w:t>
        </w:r>
      </w:ins>
      <w:ins w:id="868" w:author="Rohitashva Pandey (MFG)" w:date="2019-01-17T14:49:00Z">
        <w:del w:id="869" w:author="Makkineni Lokesh (MAS)" w:date="2019-09-24T19:19:00Z">
          <w:r w:rsidRPr="0046332E" w:rsidDel="004B7130">
            <w:rPr>
              <w:rFonts w:ascii="Franklin Gothic Book" w:hAnsi="Franklin Gothic Book"/>
              <w:b/>
              <w:caps/>
              <w:color w:val="FF0000"/>
              <w:sz w:val="28"/>
              <w:szCs w:val="28"/>
              <w:rPrChange w:id="870" w:author="Rohitashva Pandey (MFG)" w:date="2019-01-17T15:01:00Z">
                <w:rPr>
                  <w:b/>
                  <w:caps/>
                  <w:color w:val="FF0000"/>
                  <w:sz w:val="28"/>
                  <w:szCs w:val="28"/>
                </w:rPr>
              </w:rPrChange>
            </w:rPr>
            <w:delText xml:space="preserve">’ </w:delText>
          </w:r>
        </w:del>
      </w:ins>
      <w:r w:rsidR="002944FF"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871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>A</w:t>
      </w:r>
      <w:r w:rsidR="0084721A"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872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>ccess</w:t>
      </w:r>
      <w:r w:rsidR="0084721A" w:rsidRPr="0046332E">
        <w:rPr>
          <w:rFonts w:ascii="Franklin Gothic Book" w:hAnsi="Franklin Gothic Book"/>
          <w:b/>
          <w:caps/>
          <w:color w:val="FF0000"/>
          <w:rPrChange w:id="873" w:author="Rohitashva Pandey (MFG)" w:date="2019-01-17T15:01:00Z">
            <w:rPr>
              <w:b/>
              <w:caps/>
              <w:color w:val="FF0000"/>
            </w:rPr>
          </w:rPrChange>
        </w:rPr>
        <w:t xml:space="preserve"> </w:t>
      </w:r>
      <w:del w:id="874" w:author="Rohitashva Pandey (MFG)" w:date="2019-01-17T14:49:00Z">
        <w:r w:rsidR="0084721A" w:rsidRPr="0046332E" w:rsidDel="00993337">
          <w:rPr>
            <w:rFonts w:ascii="Franklin Gothic Book" w:hAnsi="Franklin Gothic Book"/>
            <w:b/>
            <w:caps/>
            <w:color w:val="FF0000"/>
            <w:sz w:val="28"/>
            <w:szCs w:val="28"/>
            <w:rPrChange w:id="875" w:author="Rohitashva Pandey (MFG)" w:date="2019-01-17T15:01:00Z">
              <w:rPr>
                <w:b/>
                <w:caps/>
                <w:color w:val="FF0000"/>
                <w:sz w:val="28"/>
                <w:szCs w:val="28"/>
              </w:rPr>
            </w:rPrChange>
          </w:rPr>
          <w:delText>and permission</w:delText>
        </w:r>
      </w:del>
      <w:ins w:id="876" w:author="Rohitashva Pandey (MFG)" w:date="2019-01-17T14:49:00Z">
        <w:r w:rsidRPr="0046332E">
          <w:rPr>
            <w:rFonts w:ascii="Franklin Gothic Book" w:hAnsi="Franklin Gothic Book"/>
            <w:b/>
            <w:caps/>
            <w:color w:val="FF0000"/>
            <w:sz w:val="28"/>
            <w:szCs w:val="28"/>
            <w:rPrChange w:id="877" w:author="Rohitashva Pandey (MFG)" w:date="2019-01-17T15:01:00Z">
              <w:rPr>
                <w:b/>
                <w:caps/>
                <w:color w:val="FF0000"/>
                <w:sz w:val="28"/>
                <w:szCs w:val="28"/>
              </w:rPr>
            </w:rPrChange>
          </w:rPr>
          <w:t>management</w:t>
        </w:r>
      </w:ins>
      <w:bookmarkEnd w:id="864"/>
    </w:p>
    <w:p w14:paraId="67A22B86" w14:textId="5EDE2BAF" w:rsidR="0084721A" w:rsidRPr="00996F67" w:rsidDel="00D75402" w:rsidRDefault="0084721A" w:rsidP="00996F67">
      <w:pPr>
        <w:pStyle w:val="Heading2"/>
        <w:numPr>
          <w:ilvl w:val="1"/>
          <w:numId w:val="19"/>
        </w:numPr>
        <w:rPr>
          <w:del w:id="878" w:author="Makkineni Lokesh (MAS)" w:date="2019-09-24T20:10:00Z"/>
          <w:rFonts w:ascii="Franklin Gothic Book" w:hAnsi="Franklin Gothic Book"/>
          <w:rPrChange w:id="879" w:author="Makkineni Lokesh (MAS)" w:date="2019-09-25T12:46:00Z">
            <w:rPr>
              <w:del w:id="880" w:author="Makkineni Lokesh (MAS)" w:date="2019-09-24T20:10:00Z"/>
              <w:b/>
              <w:caps/>
              <w:color w:val="FF0000"/>
            </w:rPr>
          </w:rPrChange>
        </w:rPr>
        <w:pPrChange w:id="881" w:author="Makkineni Lokesh (MAS)" w:date="2019-09-25T12:46:00Z">
          <w:pPr>
            <w:pStyle w:val="Heading1"/>
            <w:numPr>
              <w:numId w:val="19"/>
            </w:numPr>
            <w:ind w:left="452" w:hanging="452"/>
          </w:pPr>
        </w:pPrChange>
      </w:pPr>
      <w:del w:id="882" w:author="Rohitashva Pandey (MFG)" w:date="2019-01-17T14:49:00Z">
        <w:r w:rsidRPr="00996F67" w:rsidDel="00993337">
          <w:rPr>
            <w:rFonts w:ascii="Franklin Gothic Book" w:hAnsi="Franklin Gothic Book"/>
            <w:rPrChange w:id="883" w:author="Makkineni Lokesh (MAS)" w:date="2019-09-25T12:46:00Z">
              <w:rPr>
                <w:b/>
                <w:caps/>
                <w:color w:val="FF0000"/>
                <w:sz w:val="28"/>
                <w:szCs w:val="28"/>
              </w:rPr>
            </w:rPrChange>
          </w:rPr>
          <w:delText xml:space="preserve"> for repositories</w:delText>
        </w:r>
      </w:del>
      <w:bookmarkStart w:id="884" w:name="_Toc20310988"/>
      <w:bookmarkStart w:id="885" w:name="_Toc20311126"/>
      <w:bookmarkStart w:id="886" w:name="_Toc20315588"/>
      <w:bookmarkStart w:id="887" w:name="_Toc20316845"/>
      <w:bookmarkStart w:id="888" w:name="_Toc20316968"/>
      <w:bookmarkEnd w:id="884"/>
      <w:bookmarkEnd w:id="885"/>
      <w:bookmarkEnd w:id="886"/>
      <w:bookmarkEnd w:id="887"/>
      <w:bookmarkEnd w:id="888"/>
    </w:p>
    <w:p w14:paraId="0941B53F" w14:textId="3CD4A70B" w:rsidR="006F7D39" w:rsidRPr="0046332E" w:rsidDel="00861638" w:rsidRDefault="006F7D39" w:rsidP="00996F67">
      <w:pPr>
        <w:pStyle w:val="Heading2"/>
        <w:numPr>
          <w:ilvl w:val="1"/>
          <w:numId w:val="19"/>
        </w:numPr>
        <w:rPr>
          <w:del w:id="889" w:author="Makkineni Lokesh (MAS)" w:date="2019-09-24T20:08:00Z"/>
          <w:rFonts w:ascii="Franklin Gothic Book" w:hAnsi="Franklin Gothic Book"/>
          <w:rPrChange w:id="890" w:author="Rohitashva Pandey (MFG)" w:date="2019-01-17T15:01:00Z">
            <w:rPr>
              <w:del w:id="891" w:author="Makkineni Lokesh (MAS)" w:date="2019-09-24T20:08:00Z"/>
            </w:rPr>
          </w:rPrChange>
        </w:rPr>
        <w:pPrChange w:id="892" w:author="Makkineni Lokesh (MAS)" w:date="2019-09-25T12:46:00Z">
          <w:pPr>
            <w:pStyle w:val="Heading2"/>
          </w:pPr>
        </w:pPrChange>
      </w:pPr>
      <w:bookmarkStart w:id="893" w:name="_Toc20310989"/>
      <w:bookmarkStart w:id="894" w:name="_Toc20311127"/>
      <w:bookmarkStart w:id="895" w:name="_Toc20315589"/>
      <w:bookmarkStart w:id="896" w:name="_Toc20316846"/>
      <w:bookmarkStart w:id="897" w:name="_Toc20316969"/>
      <w:bookmarkEnd w:id="893"/>
      <w:bookmarkEnd w:id="894"/>
      <w:bookmarkEnd w:id="895"/>
      <w:bookmarkEnd w:id="896"/>
      <w:bookmarkEnd w:id="897"/>
    </w:p>
    <w:p w14:paraId="70BDAFFE" w14:textId="314B532E" w:rsidR="00486646" w:rsidRDefault="00486646" w:rsidP="00996F67">
      <w:pPr>
        <w:pStyle w:val="Heading2"/>
        <w:numPr>
          <w:ilvl w:val="1"/>
          <w:numId w:val="19"/>
        </w:numPr>
        <w:rPr>
          <w:ins w:id="898" w:author="Makkineni Lokesh (MAS)" w:date="2019-09-24T19:22:00Z"/>
          <w:rFonts w:ascii="Franklin Gothic Book" w:hAnsi="Franklin Gothic Book"/>
        </w:rPr>
        <w:pPrChange w:id="899" w:author="Makkineni Lokesh (MAS)" w:date="2019-09-25T12:46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bookmarkStart w:id="900" w:name="_Toc20316970"/>
      <w:ins w:id="901" w:author="Makkineni Lokesh (MAS)" w:date="2019-09-24T19:22:00Z">
        <w:r>
          <w:rPr>
            <w:rFonts w:ascii="Franklin Gothic Book" w:hAnsi="Franklin Gothic Book"/>
          </w:rPr>
          <w:t>Repositories creation</w:t>
        </w:r>
      </w:ins>
      <w:ins w:id="902" w:author="Makkineni Lokesh (MAS)" w:date="2019-09-24T19:23:00Z">
        <w:r>
          <w:rPr>
            <w:rFonts w:ascii="Franklin Gothic Book" w:hAnsi="Franklin Gothic Book"/>
          </w:rPr>
          <w:t>:</w:t>
        </w:r>
      </w:ins>
      <w:bookmarkEnd w:id="900"/>
    </w:p>
    <w:p w14:paraId="7E1259FA" w14:textId="3654F99E" w:rsidR="00486646" w:rsidRPr="00996F67" w:rsidRDefault="00486646" w:rsidP="00861638">
      <w:pPr>
        <w:pStyle w:val="ListParagraph"/>
        <w:numPr>
          <w:ilvl w:val="0"/>
          <w:numId w:val="6"/>
        </w:numPr>
        <w:rPr>
          <w:ins w:id="903" w:author="Makkineni Lokesh (MAS)" w:date="2019-09-24T19:23:00Z"/>
          <w:rFonts w:ascii="Franklin Gothic Book" w:hAnsi="Franklin Gothic Book"/>
          <w:rPrChange w:id="904" w:author="Makkineni Lokesh (MAS)" w:date="2019-09-25T12:46:00Z">
            <w:rPr>
              <w:ins w:id="905" w:author="Makkineni Lokesh (MAS)" w:date="2019-09-24T19:23:00Z"/>
            </w:rPr>
          </w:rPrChange>
        </w:rPr>
        <w:pPrChange w:id="906" w:author="Makkineni Lokesh (MAS)" w:date="2019-09-24T20:08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07" w:author="Makkineni Lokesh (MAS)" w:date="2019-09-24T19:23:00Z">
        <w:r w:rsidRPr="00861638">
          <w:rPr>
            <w:rFonts w:ascii="Franklin Gothic Book" w:hAnsi="Franklin Gothic Book"/>
            <w:rPrChange w:id="908" w:author="Makkineni Lokesh (MAS)" w:date="2019-09-24T20:08:00Z">
              <w:rPr/>
            </w:rPrChange>
          </w:rPr>
          <w:t>Repositories are created for each application with the below naming convention</w:t>
        </w:r>
      </w:ins>
    </w:p>
    <w:p w14:paraId="125A3A75" w14:textId="77777777" w:rsidR="00486646" w:rsidRDefault="00486646" w:rsidP="00486646">
      <w:pPr>
        <w:rPr>
          <w:ins w:id="909" w:author="Makkineni Lokesh (MAS)" w:date="2019-09-24T19:23:00Z"/>
          <w:b/>
          <w:sz w:val="24"/>
          <w:szCs w:val="24"/>
        </w:rPr>
      </w:pPr>
      <w:ins w:id="910" w:author="Makkineni Lokesh (MAS)" w:date="2019-09-24T19:23:00Z">
        <w:r>
          <w:tab/>
        </w:r>
        <w:r>
          <w:rPr>
            <w:rStyle w:val="normaltextrun"/>
            <w:rFonts w:ascii="Calibri" w:hAnsi="Calibri" w:cs="Calibri"/>
            <w:b/>
            <w:bCs/>
            <w:color w:val="000000"/>
            <w:shd w:val="clear" w:color="auto" w:fill="FFFFFF"/>
          </w:rPr>
          <w:t>&lt;</w:t>
        </w:r>
        <w:r>
          <w:rPr>
            <w:rStyle w:val="spellingerror"/>
            <w:rFonts w:ascii="Calibri" w:hAnsi="Calibri" w:cs="Calibri"/>
            <w:b/>
            <w:bCs/>
            <w:color w:val="000000"/>
            <w:shd w:val="clear" w:color="auto" w:fill="FFFFFF"/>
          </w:rPr>
          <w:t>Application Name</w:t>
        </w:r>
        <w:r>
          <w:rPr>
            <w:rStyle w:val="normaltextrun"/>
            <w:rFonts w:ascii="Calibri" w:hAnsi="Calibri" w:cs="Calibri"/>
            <w:b/>
            <w:bCs/>
            <w:color w:val="000000"/>
            <w:shd w:val="clear" w:color="auto" w:fill="FFFFFF"/>
          </w:rPr>
          <w:t>&gt;-&lt;module&gt;-&lt;component&gt; </w:t>
        </w:r>
        <w:r>
          <w:rPr>
            <w:rStyle w:val="eop"/>
            <w:rFonts w:ascii="Calibri" w:hAnsi="Calibri" w:cs="Calibri"/>
            <w:color w:val="000000"/>
            <w:shd w:val="clear" w:color="auto" w:fill="FFFFFF"/>
          </w:rPr>
          <w:t> </w:t>
        </w:r>
      </w:ins>
    </w:p>
    <w:p w14:paraId="226702D0" w14:textId="77777777" w:rsidR="00486646" w:rsidRPr="00486646" w:rsidRDefault="00486646" w:rsidP="00486646">
      <w:pPr>
        <w:rPr>
          <w:ins w:id="911" w:author="Makkineni Lokesh (MAS)" w:date="2019-09-24T19:23:00Z"/>
          <w:rPrChange w:id="912" w:author="Makkineni Lokesh (MAS)" w:date="2019-09-24T19:22:00Z">
            <w:rPr>
              <w:ins w:id="913" w:author="Makkineni Lokesh (MAS)" w:date="2019-09-24T19:23:00Z"/>
            </w:rPr>
          </w:rPrChange>
        </w:rPr>
      </w:pPr>
      <w:ins w:id="914" w:author="Makkineni Lokesh (MAS)" w:date="2019-09-24T19:23:00Z">
        <w:r>
          <w:tab/>
        </w:r>
      </w:ins>
    </w:p>
    <w:tbl>
      <w:tblPr>
        <w:tblW w:w="3300" w:type="dxa"/>
        <w:tblInd w:w="1675" w:type="dxa"/>
        <w:tblLook w:val="04A0" w:firstRow="1" w:lastRow="0" w:firstColumn="1" w:lastColumn="0" w:noHBand="0" w:noVBand="1"/>
      </w:tblPr>
      <w:tblGrid>
        <w:gridCol w:w="3300"/>
      </w:tblGrid>
      <w:tr w:rsidR="00486646" w:rsidRPr="006F5A42" w14:paraId="0B759AAB" w14:textId="77777777" w:rsidTr="000F3620">
        <w:trPr>
          <w:trHeight w:val="300"/>
          <w:ins w:id="915" w:author="Makkineni Lokesh (MAS)" w:date="2019-09-24T19:23:00Z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39FC8" w14:textId="77777777" w:rsidR="00486646" w:rsidRPr="006F5A42" w:rsidRDefault="00486646" w:rsidP="000F3620">
            <w:pPr>
              <w:spacing w:after="0" w:line="240" w:lineRule="auto"/>
              <w:rPr>
                <w:ins w:id="916" w:author="Makkineni Lokesh (MAS)" w:date="2019-09-24T19:23:00Z"/>
                <w:rFonts w:ascii="Calibri" w:eastAsia="Times New Roman" w:hAnsi="Calibri" w:cs="Calibri"/>
                <w:b/>
                <w:bCs/>
                <w:color w:val="000000"/>
              </w:rPr>
            </w:pPr>
            <w:ins w:id="917" w:author="Makkineni Lokesh (MAS)" w:date="2019-09-24T19:23:00Z">
              <w:r w:rsidRPr="006F5A42">
                <w:rPr>
                  <w:rFonts w:ascii="Calibri" w:eastAsia="Times New Roman" w:hAnsi="Calibri" w:cs="Calibri"/>
                  <w:b/>
                  <w:bCs/>
                  <w:color w:val="000000"/>
                </w:rPr>
                <w:t>Microsoft Applications</w:t>
              </w:r>
            </w:ins>
          </w:p>
        </w:tc>
      </w:tr>
      <w:tr w:rsidR="00486646" w:rsidRPr="006F5A42" w14:paraId="62413B0B" w14:textId="77777777" w:rsidTr="000F3620">
        <w:trPr>
          <w:trHeight w:val="300"/>
          <w:ins w:id="918" w:author="Makkineni Lokesh (MAS)" w:date="2019-09-24T19:23:00Z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B51E3" w14:textId="77777777" w:rsidR="00486646" w:rsidRPr="006F5A42" w:rsidRDefault="00486646" w:rsidP="000F3620">
            <w:pPr>
              <w:spacing w:after="0" w:line="240" w:lineRule="auto"/>
              <w:rPr>
                <w:ins w:id="919" w:author="Makkineni Lokesh (MAS)" w:date="2019-09-24T19:23:00Z"/>
                <w:rFonts w:ascii="Calibri" w:eastAsia="Times New Roman" w:hAnsi="Calibri" w:cs="Calibri"/>
                <w:color w:val="000000"/>
              </w:rPr>
            </w:pPr>
            <w:ins w:id="920" w:author="Makkineni Lokesh (MAS)" w:date="2019-09-24T19:23:00Z">
              <w:r w:rsidRPr="006F5A42">
                <w:rPr>
                  <w:rFonts w:ascii="Calibri" w:eastAsia="Times New Roman" w:hAnsi="Calibri" w:cs="Calibri"/>
                  <w:color w:val="000000"/>
                </w:rPr>
                <w:t>Custom-App-Legal-Business-Ethics</w:t>
              </w:r>
            </w:ins>
          </w:p>
        </w:tc>
      </w:tr>
      <w:tr w:rsidR="00486646" w:rsidRPr="006F5A42" w14:paraId="6B3380D7" w14:textId="77777777" w:rsidTr="000F3620">
        <w:trPr>
          <w:trHeight w:val="300"/>
          <w:ins w:id="921" w:author="Makkineni Lokesh (MAS)" w:date="2019-09-24T19:23:00Z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FD11" w14:textId="77777777" w:rsidR="00486646" w:rsidRPr="006F5A42" w:rsidRDefault="00486646" w:rsidP="000F3620">
            <w:pPr>
              <w:spacing w:after="0" w:line="240" w:lineRule="auto"/>
              <w:rPr>
                <w:ins w:id="922" w:author="Makkineni Lokesh (MAS)" w:date="2019-09-24T19:23:00Z"/>
                <w:rFonts w:ascii="Calibri" w:eastAsia="Times New Roman" w:hAnsi="Calibri" w:cs="Calibri"/>
                <w:color w:val="000000"/>
              </w:rPr>
            </w:pPr>
            <w:ins w:id="923" w:author="Makkineni Lokesh (MAS)" w:date="2019-09-24T19:23:00Z">
              <w:r w:rsidRPr="006F5A42">
                <w:rPr>
                  <w:rFonts w:ascii="Calibri" w:eastAsia="Times New Roman" w:hAnsi="Calibri" w:cs="Calibri"/>
                  <w:color w:val="000000"/>
                </w:rPr>
                <w:t>Custom-App-Teflon-Assurance</w:t>
              </w:r>
            </w:ins>
          </w:p>
        </w:tc>
      </w:tr>
      <w:tr w:rsidR="00486646" w:rsidRPr="006F5A42" w14:paraId="5F589C61" w14:textId="77777777" w:rsidTr="000F3620">
        <w:trPr>
          <w:trHeight w:val="300"/>
          <w:ins w:id="924" w:author="Makkineni Lokesh (MAS)" w:date="2019-09-24T19:23:00Z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2A820" w14:textId="77777777" w:rsidR="00486646" w:rsidRPr="006F5A42" w:rsidRDefault="00486646" w:rsidP="000F3620">
            <w:pPr>
              <w:spacing w:after="0" w:line="240" w:lineRule="auto"/>
              <w:rPr>
                <w:ins w:id="925" w:author="Makkineni Lokesh (MAS)" w:date="2019-09-24T19:23:00Z"/>
                <w:rFonts w:ascii="Calibri" w:eastAsia="Times New Roman" w:hAnsi="Calibri" w:cs="Calibri"/>
                <w:color w:val="000000"/>
              </w:rPr>
            </w:pPr>
            <w:ins w:id="926" w:author="Makkineni Lokesh (MAS)" w:date="2019-09-24T19:23:00Z">
              <w:r w:rsidRPr="006F5A42">
                <w:rPr>
                  <w:rFonts w:ascii="Calibri" w:eastAsia="Times New Roman" w:hAnsi="Calibri" w:cs="Calibri"/>
                  <w:color w:val="000000"/>
                </w:rPr>
                <w:t>Custom-App-eCAPEX</w:t>
              </w:r>
            </w:ins>
          </w:p>
        </w:tc>
      </w:tr>
      <w:tr w:rsidR="00486646" w:rsidRPr="006F5A42" w14:paraId="32984B3D" w14:textId="77777777" w:rsidTr="000F3620">
        <w:trPr>
          <w:trHeight w:val="300"/>
          <w:ins w:id="927" w:author="Makkineni Lokesh (MAS)" w:date="2019-09-24T19:23:00Z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41D63" w14:textId="77777777" w:rsidR="00486646" w:rsidRPr="006F5A42" w:rsidRDefault="00486646" w:rsidP="000F3620">
            <w:pPr>
              <w:spacing w:after="0" w:line="240" w:lineRule="auto"/>
              <w:rPr>
                <w:ins w:id="928" w:author="Makkineni Lokesh (MAS)" w:date="2019-09-24T19:23:00Z"/>
                <w:rFonts w:ascii="Calibri" w:eastAsia="Times New Roman" w:hAnsi="Calibri" w:cs="Calibri"/>
                <w:color w:val="000000"/>
              </w:rPr>
            </w:pPr>
            <w:ins w:id="929" w:author="Makkineni Lokesh (MAS)" w:date="2019-09-24T19:23:00Z">
              <w:r w:rsidRPr="006F5A42">
                <w:rPr>
                  <w:rFonts w:ascii="Calibri" w:eastAsia="Times New Roman" w:hAnsi="Calibri" w:cs="Calibri"/>
                  <w:color w:val="000000"/>
                </w:rPr>
                <w:t>Custom-App-CEAA</w:t>
              </w:r>
            </w:ins>
          </w:p>
        </w:tc>
      </w:tr>
      <w:tr w:rsidR="00486646" w:rsidRPr="006F5A42" w14:paraId="50A4FDB8" w14:textId="77777777" w:rsidTr="000F3620">
        <w:trPr>
          <w:trHeight w:val="300"/>
          <w:ins w:id="930" w:author="Makkineni Lokesh (MAS)" w:date="2019-09-24T19:23:00Z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B28B2" w14:textId="77777777" w:rsidR="00486646" w:rsidRPr="006F5A42" w:rsidRDefault="00486646" w:rsidP="000F3620">
            <w:pPr>
              <w:spacing w:after="0" w:line="240" w:lineRule="auto"/>
              <w:rPr>
                <w:ins w:id="931" w:author="Makkineni Lokesh (MAS)" w:date="2019-09-24T19:23:00Z"/>
                <w:rFonts w:ascii="Calibri" w:eastAsia="Times New Roman" w:hAnsi="Calibri" w:cs="Calibri"/>
                <w:color w:val="000000"/>
              </w:rPr>
            </w:pPr>
            <w:ins w:id="932" w:author="Makkineni Lokesh (MAS)" w:date="2019-09-24T19:23:00Z">
              <w:r w:rsidRPr="006F5A42">
                <w:rPr>
                  <w:rFonts w:ascii="Calibri" w:eastAsia="Times New Roman" w:hAnsi="Calibri" w:cs="Calibri"/>
                  <w:color w:val="000000"/>
                </w:rPr>
                <w:t>Custom-App-Teflon-Hangtag</w:t>
              </w:r>
            </w:ins>
          </w:p>
        </w:tc>
      </w:tr>
      <w:tr w:rsidR="00486646" w:rsidRPr="006F5A42" w14:paraId="5CC485A6" w14:textId="77777777" w:rsidTr="000F3620">
        <w:trPr>
          <w:trHeight w:val="300"/>
          <w:ins w:id="933" w:author="Makkineni Lokesh (MAS)" w:date="2019-09-24T19:23:00Z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5981" w14:textId="77777777" w:rsidR="00486646" w:rsidRPr="006F5A42" w:rsidRDefault="00486646" w:rsidP="000F3620">
            <w:pPr>
              <w:spacing w:after="0" w:line="240" w:lineRule="auto"/>
              <w:rPr>
                <w:ins w:id="934" w:author="Makkineni Lokesh (MAS)" w:date="2019-09-24T19:23:00Z"/>
                <w:rFonts w:ascii="Calibri" w:eastAsia="Times New Roman" w:hAnsi="Calibri" w:cs="Calibri"/>
                <w:color w:val="000000"/>
              </w:rPr>
            </w:pPr>
            <w:ins w:id="935" w:author="Makkineni Lokesh (MAS)" w:date="2019-09-24T19:23:00Z">
              <w:r w:rsidRPr="006F5A42">
                <w:rPr>
                  <w:rFonts w:ascii="Calibri" w:eastAsia="Times New Roman" w:hAnsi="Calibri" w:cs="Calibri"/>
                  <w:color w:val="000000"/>
                </w:rPr>
                <w:t>Custom-App-FEED</w:t>
              </w:r>
            </w:ins>
          </w:p>
        </w:tc>
      </w:tr>
      <w:tr w:rsidR="00486646" w:rsidRPr="006F5A42" w14:paraId="3BCE9A5C" w14:textId="77777777" w:rsidTr="000F3620">
        <w:trPr>
          <w:trHeight w:val="300"/>
          <w:ins w:id="936" w:author="Makkineni Lokesh (MAS)" w:date="2019-09-24T19:23:00Z"/>
        </w:trPr>
        <w:tc>
          <w:tcPr>
            <w:tcW w:w="3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81EB2" w14:textId="77777777" w:rsidR="00486646" w:rsidRPr="006F5A42" w:rsidRDefault="00486646" w:rsidP="000F3620">
            <w:pPr>
              <w:spacing w:after="0" w:line="240" w:lineRule="auto"/>
              <w:rPr>
                <w:ins w:id="937" w:author="Makkineni Lokesh (MAS)" w:date="2019-09-24T19:23:00Z"/>
                <w:rFonts w:ascii="Calibri" w:eastAsia="Times New Roman" w:hAnsi="Calibri" w:cs="Calibri"/>
                <w:color w:val="000000"/>
              </w:rPr>
            </w:pPr>
            <w:ins w:id="938" w:author="Makkineni Lokesh (MAS)" w:date="2019-09-24T19:23:00Z">
              <w:r w:rsidRPr="006F5A42">
                <w:rPr>
                  <w:rFonts w:ascii="Calibri" w:eastAsia="Times New Roman" w:hAnsi="Calibri" w:cs="Calibri"/>
                  <w:color w:val="000000"/>
                </w:rPr>
                <w:t>Custom-App-ePPP</w:t>
              </w:r>
            </w:ins>
          </w:p>
        </w:tc>
      </w:tr>
    </w:tbl>
    <w:p w14:paraId="5C39F06E" w14:textId="2F21963A" w:rsidR="00486646" w:rsidRDefault="00486646" w:rsidP="00486646">
      <w:pPr>
        <w:rPr>
          <w:ins w:id="939" w:author="Makkineni Lokesh (MAS)" w:date="2019-09-25T14:44:00Z"/>
        </w:rPr>
        <w:pPrChange w:id="940" w:author="Makkineni Lokesh (MAS)" w:date="2019-09-24T19:22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41" w:author="Makkineni Lokesh (MAS)" w:date="2019-09-24T19:24:00Z">
        <w:r>
          <w:tab/>
        </w:r>
        <w:r>
          <w:tab/>
        </w:r>
      </w:ins>
    </w:p>
    <w:p w14:paraId="368CF128" w14:textId="059252CD" w:rsidR="00A63FE6" w:rsidRPr="00A63FE6" w:rsidRDefault="00A63FE6" w:rsidP="00A63FE6">
      <w:pPr>
        <w:pStyle w:val="ListParagraph"/>
        <w:numPr>
          <w:ilvl w:val="0"/>
          <w:numId w:val="6"/>
        </w:numPr>
        <w:rPr>
          <w:ins w:id="942" w:author="Makkineni Lokesh (MAS)" w:date="2019-09-25T14:44:00Z"/>
          <w:rFonts w:ascii="Franklin Gothic Book" w:hAnsi="Franklin Gothic Book"/>
          <w:rPrChange w:id="943" w:author="Makkineni Lokesh (MAS)" w:date="2019-09-25T14:46:00Z">
            <w:rPr>
              <w:ins w:id="944" w:author="Makkineni Lokesh (MAS)" w:date="2019-09-25T14:44:00Z"/>
            </w:rPr>
          </w:rPrChange>
        </w:rPr>
        <w:pPrChange w:id="945" w:author="Makkineni Lokesh (MAS)" w:date="2019-09-25T14:46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46" w:author="Makkineni Lokesh (MAS)" w:date="2019-09-25T14:44:00Z">
        <w:r w:rsidRPr="00A63FE6">
          <w:rPr>
            <w:rFonts w:ascii="Franklin Gothic Book" w:hAnsi="Franklin Gothic Book"/>
            <w:rPrChange w:id="947" w:author="Makkineni Lokesh (MAS)" w:date="2019-09-25T14:46:00Z">
              <w:rPr/>
            </w:rPrChange>
          </w:rPr>
          <w:t>To create a repository,</w:t>
        </w:r>
      </w:ins>
    </w:p>
    <w:p w14:paraId="597F2CCE" w14:textId="0F1919E7" w:rsidR="00A63FE6" w:rsidRDefault="00A63FE6" w:rsidP="00A63FE6">
      <w:pPr>
        <w:ind w:firstLine="720"/>
        <w:rPr>
          <w:ins w:id="948" w:author="Makkineni Lokesh (MAS)" w:date="2019-09-25T14:45:00Z"/>
        </w:rPr>
        <w:pPrChange w:id="949" w:author="Makkineni Lokesh (MAS)" w:date="2019-09-25T14:46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50" w:author="Makkineni Lokesh (MAS)" w:date="2019-09-25T14:44:00Z">
        <w:r w:rsidRPr="00A63FE6">
          <w:rPr>
            <w:rFonts w:ascii="Franklin Gothic Book" w:hAnsi="Franklin Gothic Book"/>
            <w:rPrChange w:id="951" w:author="Makkineni Lokesh (MAS)" w:date="2019-09-25T14:46:00Z">
              <w:rPr/>
            </w:rPrChange>
          </w:rPr>
          <w:t xml:space="preserve">Access </w:t>
        </w:r>
      </w:ins>
      <w:ins w:id="952" w:author="Makkineni Lokesh (MAS)" w:date="2019-09-25T14:46:00Z">
        <w:r w:rsidRPr="00A63FE6">
          <w:rPr>
            <w:rFonts w:ascii="Franklin Gothic Book" w:hAnsi="Franklin Gothic Book"/>
            <w:rPrChange w:id="953" w:author="Makkineni Lokesh (MAS)" w:date="2019-09-25T14:46:00Z">
              <w:rPr>
                <w:rFonts w:ascii="Franklin Gothic Book" w:hAnsi="Franklin Gothic Book"/>
              </w:rPr>
            </w:rPrChange>
          </w:rPr>
          <w:t>GitHub,</w:t>
        </w:r>
      </w:ins>
      <w:ins w:id="954" w:author="Makkineni Lokesh (MAS)" w:date="2019-09-25T14:45:00Z">
        <w:r w:rsidRPr="00A63FE6">
          <w:rPr>
            <w:rFonts w:ascii="Franklin Gothic Book" w:hAnsi="Franklin Gothic Book"/>
            <w:rPrChange w:id="955" w:author="Makkineni Lokesh (MAS)" w:date="2019-09-25T14:46:00Z">
              <w:rPr/>
            </w:rPrChange>
          </w:rPr>
          <w:t xml:space="preserve"> </w:t>
        </w:r>
      </w:ins>
      <w:ins w:id="956" w:author="Makkineni Lokesh (MAS)" w:date="2019-09-25T14:46:00Z">
        <w:r w:rsidRPr="00A63FE6">
          <w:rPr>
            <w:rFonts w:ascii="Franklin Gothic Book" w:hAnsi="Franklin Gothic Book"/>
            <w:rPrChange w:id="957" w:author="Makkineni Lokesh (MAS)" w:date="2019-09-25T14:46:00Z">
              <w:rPr/>
            </w:rPrChange>
          </w:rPr>
          <w:t>Repositories</w:t>
        </w:r>
      </w:ins>
      <w:ins w:id="958" w:author="Makkineni Lokesh (MAS)" w:date="2019-09-25T14:45:00Z">
        <w:r w:rsidRPr="00A63FE6">
          <w:rPr>
            <w:rFonts w:ascii="Franklin Gothic Book" w:hAnsi="Franklin Gothic Book"/>
            <w:rPrChange w:id="959" w:author="Makkineni Lokesh (MAS)" w:date="2019-09-25T14:46:00Z">
              <w:rPr/>
            </w:rPrChange>
          </w:rPr>
          <w:t xml:space="preserve"> </w:t>
        </w:r>
        <w:r w:rsidRPr="00A63FE6">
          <w:rPr>
            <w:rFonts w:ascii="Franklin Gothic Book" w:hAnsi="Franklin Gothic Book"/>
            <w:rPrChange w:id="960" w:author="Makkineni Lokesh (MAS)" w:date="2019-09-25T14:46:00Z">
              <w:rPr/>
            </w:rPrChange>
          </w:rPr>
          <w:sym w:font="Wingdings" w:char="F0E0"/>
        </w:r>
        <w:r w:rsidRPr="00A63FE6">
          <w:rPr>
            <w:rFonts w:ascii="Franklin Gothic Book" w:hAnsi="Franklin Gothic Book"/>
            <w:rPrChange w:id="961" w:author="Makkineni Lokesh (MAS)" w:date="2019-09-25T14:46:00Z">
              <w:rPr/>
            </w:rPrChange>
          </w:rPr>
          <w:t xml:space="preserve"> </w:t>
        </w:r>
      </w:ins>
      <w:ins w:id="962" w:author="Makkineni Lokesh (MAS)" w:date="2019-09-25T14:49:00Z">
        <w:r w:rsidRPr="00A63FE6">
          <w:rPr>
            <w:rFonts w:ascii="Franklin Gothic Book" w:hAnsi="Franklin Gothic Book"/>
            <w:rPrChange w:id="963" w:author="Makkineni Lokesh (MAS)" w:date="2019-09-25T14:46:00Z">
              <w:rPr>
                <w:rFonts w:ascii="Franklin Gothic Book" w:hAnsi="Franklin Gothic Book"/>
              </w:rPr>
            </w:rPrChange>
          </w:rPr>
          <w:t>New</w:t>
        </w:r>
        <w:r>
          <w:rPr>
            <w:rFonts w:ascii="Franklin Gothic Book" w:hAnsi="Franklin Gothic Book"/>
          </w:rPr>
          <w:t>.</w:t>
        </w:r>
      </w:ins>
    </w:p>
    <w:p w14:paraId="38075A6D" w14:textId="7978600C" w:rsidR="00A63FE6" w:rsidRDefault="00A63FE6" w:rsidP="00486646">
      <w:pPr>
        <w:rPr>
          <w:ins w:id="964" w:author="Makkineni Lokesh (MAS)" w:date="2019-09-25T14:50:00Z"/>
        </w:rPr>
        <w:pPrChange w:id="965" w:author="Makkineni Lokesh (MAS)" w:date="2019-09-24T19:22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66" w:author="Makkineni Lokesh (MAS)" w:date="2019-09-25T14:45:00Z">
        <w:r>
          <w:rPr>
            <w:noProof/>
          </w:rPr>
          <w:drawing>
            <wp:inline distT="0" distB="0" distL="0" distR="0" wp14:anchorId="63B04779" wp14:editId="6E56F3DD">
              <wp:extent cx="5943600" cy="2219325"/>
              <wp:effectExtent l="0" t="0" r="0" b="9525"/>
              <wp:docPr id="49" name="Picture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219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09ADB0" w14:textId="6E6F9364" w:rsidR="00A63FE6" w:rsidRDefault="00A63FE6" w:rsidP="00486646">
      <w:pPr>
        <w:rPr>
          <w:ins w:id="967" w:author="Makkineni Lokesh (MAS)" w:date="2019-09-25T14:49:00Z"/>
        </w:rPr>
        <w:pPrChange w:id="968" w:author="Makkineni Lokesh (MAS)" w:date="2019-09-24T19:22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69" w:author="Makkineni Lokesh (MAS)" w:date="2019-09-25T14:50:00Z">
        <w:r>
          <w:t xml:space="preserve"> </w:t>
        </w:r>
        <w:r>
          <w:rPr>
            <w:rFonts w:ascii="Franklin Gothic Book" w:hAnsi="Franklin Gothic Book"/>
          </w:rPr>
          <w:t xml:space="preserve">           </w:t>
        </w:r>
        <w:r>
          <w:rPr>
            <w:rFonts w:ascii="Franklin Gothic Book" w:hAnsi="Franklin Gothic Book"/>
          </w:rPr>
          <w:t>Provide the details and click on Repository</w:t>
        </w:r>
      </w:ins>
    </w:p>
    <w:p w14:paraId="149B2F4D" w14:textId="790A20D9" w:rsidR="00A63FE6" w:rsidRPr="00486646" w:rsidRDefault="00A63FE6" w:rsidP="00486646">
      <w:pPr>
        <w:rPr>
          <w:ins w:id="970" w:author="Makkineni Lokesh (MAS)" w:date="2019-09-24T19:21:00Z"/>
          <w:rPrChange w:id="971" w:author="Makkineni Lokesh (MAS)" w:date="2019-09-24T19:22:00Z">
            <w:rPr>
              <w:ins w:id="972" w:author="Makkineni Lokesh (MAS)" w:date="2019-09-24T19:21:00Z"/>
              <w:rFonts w:ascii="Franklin Gothic Book" w:hAnsi="Franklin Gothic Book"/>
            </w:rPr>
          </w:rPrChange>
        </w:rPr>
        <w:pPrChange w:id="973" w:author="Makkineni Lokesh (MAS)" w:date="2019-09-24T19:22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74" w:author="Makkineni Lokesh (MAS)" w:date="2019-09-25T14:49:00Z">
        <w:r>
          <w:rPr>
            <w:noProof/>
          </w:rPr>
          <w:lastRenderedPageBreak/>
          <w:drawing>
            <wp:inline distT="0" distB="0" distL="0" distR="0" wp14:anchorId="0B6CE780" wp14:editId="71080263">
              <wp:extent cx="5943600" cy="3133725"/>
              <wp:effectExtent l="0" t="0" r="0" b="9525"/>
              <wp:docPr id="50" name="Picture 5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337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A270D42" w14:textId="704293EB" w:rsidR="00486646" w:rsidRDefault="00486646" w:rsidP="00486646">
      <w:pPr>
        <w:pStyle w:val="Heading2"/>
        <w:numPr>
          <w:ilvl w:val="1"/>
          <w:numId w:val="19"/>
        </w:numPr>
        <w:rPr>
          <w:ins w:id="975" w:author="Makkineni Lokesh (MAS)" w:date="2019-09-24T19:28:00Z"/>
          <w:rFonts w:ascii="Franklin Gothic Book" w:hAnsi="Franklin Gothic Book"/>
        </w:rPr>
      </w:pPr>
      <w:bookmarkStart w:id="976" w:name="_Toc20316971"/>
      <w:ins w:id="977" w:author="Makkineni Lokesh (MAS)" w:date="2019-09-24T19:28:00Z">
        <w:r w:rsidRPr="00486646">
          <w:rPr>
            <w:rFonts w:ascii="Franklin Gothic Book" w:hAnsi="Franklin Gothic Book"/>
          </w:rPr>
          <w:t>Repository Structure and workflow</w:t>
        </w:r>
        <w:bookmarkEnd w:id="976"/>
      </w:ins>
    </w:p>
    <w:p w14:paraId="45318F4A" w14:textId="5B91A6E6" w:rsidR="00486646" w:rsidRPr="00861638" w:rsidRDefault="00486646" w:rsidP="00861638">
      <w:pPr>
        <w:pStyle w:val="ListParagraph"/>
        <w:numPr>
          <w:ilvl w:val="0"/>
          <w:numId w:val="6"/>
        </w:numPr>
        <w:rPr>
          <w:ins w:id="978" w:author="Makkineni Lokesh (MAS)" w:date="2019-09-24T19:30:00Z"/>
          <w:rFonts w:ascii="Franklin Gothic Book" w:hAnsi="Franklin Gothic Book"/>
          <w:rPrChange w:id="979" w:author="Makkineni Lokesh (MAS)" w:date="2019-09-24T20:09:00Z">
            <w:rPr>
              <w:ins w:id="980" w:author="Makkineni Lokesh (MAS)" w:date="2019-09-24T19:30:00Z"/>
            </w:rPr>
          </w:rPrChange>
        </w:rPr>
        <w:pPrChange w:id="981" w:author="Makkineni Lokesh (MAS)" w:date="2019-09-24T20:09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82" w:author="Makkineni Lokesh (MAS)" w:date="2019-09-24T19:29:00Z">
        <w:r w:rsidRPr="00861638">
          <w:rPr>
            <w:rFonts w:ascii="Franklin Gothic Book" w:hAnsi="Franklin Gothic Book"/>
            <w:rPrChange w:id="983" w:author="Makkineni Lokesh (MAS)" w:date="2019-09-24T20:09:00Z">
              <w:rPr/>
            </w:rPrChange>
          </w:rPr>
          <w:t>Uploaded source code on the repository</w:t>
        </w:r>
      </w:ins>
    </w:p>
    <w:p w14:paraId="774EC3F1" w14:textId="27BF4B8C" w:rsidR="00486646" w:rsidRDefault="00486646" w:rsidP="00486646">
      <w:pPr>
        <w:ind w:left="555"/>
        <w:rPr>
          <w:ins w:id="984" w:author="Makkineni Lokesh (MAS)" w:date="2019-09-24T19:30:00Z"/>
        </w:rPr>
        <w:pPrChange w:id="985" w:author="Makkineni Lokesh (MAS)" w:date="2019-09-24T19:29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86" w:author="Makkineni Lokesh (MAS)" w:date="2019-09-24T19:30:00Z">
        <w:r>
          <w:rPr>
            <w:noProof/>
          </w:rPr>
          <w:drawing>
            <wp:inline distT="0" distB="0" distL="0" distR="0" wp14:anchorId="4582388F" wp14:editId="2F0F35F0">
              <wp:extent cx="5943600" cy="3061335"/>
              <wp:effectExtent l="0" t="0" r="0" b="5715"/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61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0C1FD5E" w14:textId="5CC37825" w:rsidR="00486646" w:rsidRDefault="00486646" w:rsidP="00486646">
      <w:pPr>
        <w:ind w:left="555"/>
        <w:rPr>
          <w:ins w:id="987" w:author="Makkineni Lokesh (MAS)" w:date="2019-09-24T19:30:00Z"/>
        </w:rPr>
        <w:pPrChange w:id="988" w:author="Makkineni Lokesh (MAS)" w:date="2019-09-24T19:29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</w:p>
    <w:p w14:paraId="51E4F94F" w14:textId="73798896" w:rsidR="00486646" w:rsidRPr="00E57EBE" w:rsidRDefault="00E57EBE" w:rsidP="00E57EBE">
      <w:pPr>
        <w:pStyle w:val="ListParagraph"/>
        <w:numPr>
          <w:ilvl w:val="0"/>
          <w:numId w:val="9"/>
        </w:numPr>
        <w:rPr>
          <w:ins w:id="989" w:author="Makkineni Lokesh (MAS)" w:date="2019-09-24T19:31:00Z"/>
          <w:rFonts w:ascii="Franklin Gothic Book" w:hAnsi="Franklin Gothic Book"/>
          <w:rPrChange w:id="990" w:author="Makkineni Lokesh (MAS)" w:date="2019-09-24T19:40:00Z">
            <w:rPr>
              <w:ins w:id="991" w:author="Makkineni Lokesh (MAS)" w:date="2019-09-24T19:31:00Z"/>
            </w:rPr>
          </w:rPrChange>
        </w:rPr>
        <w:pPrChange w:id="992" w:author="Makkineni Lokesh (MAS)" w:date="2019-09-24T19:40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993" w:author="Makkineni Lokesh (MAS)" w:date="2019-09-24T19:38:00Z">
        <w:r w:rsidRPr="00E57EBE">
          <w:rPr>
            <w:rFonts w:ascii="Franklin Gothic Book" w:hAnsi="Franklin Gothic Book"/>
            <w:rPrChange w:id="994" w:author="Makkineni Lokesh (MAS)" w:date="2019-09-24T19:40:00Z">
              <w:rPr/>
            </w:rPrChange>
          </w:rPr>
          <w:t>Added</w:t>
        </w:r>
      </w:ins>
      <w:ins w:id="995" w:author="Makkineni Lokesh (MAS)" w:date="2019-09-24T19:30:00Z">
        <w:r w:rsidR="00486646" w:rsidRPr="00E57EBE">
          <w:rPr>
            <w:rFonts w:ascii="Franklin Gothic Book" w:hAnsi="Franklin Gothic Book"/>
            <w:rPrChange w:id="996" w:author="Makkineni Lokesh (MAS)" w:date="2019-09-24T19:40:00Z">
              <w:rPr/>
            </w:rPrChange>
          </w:rPr>
          <w:t xml:space="preserve"> .gitignore file on the repository based on the code base uploaded to the repository</w:t>
        </w:r>
      </w:ins>
      <w:ins w:id="997" w:author="Makkineni Lokesh (MAS)" w:date="2019-09-24T19:36:00Z">
        <w:r w:rsidRPr="00E57EBE">
          <w:rPr>
            <w:rFonts w:ascii="Franklin Gothic Book" w:hAnsi="Franklin Gothic Book"/>
            <w:rPrChange w:id="998" w:author="Makkineni Lokesh (MAS)" w:date="2019-09-24T19:40:00Z">
              <w:rPr/>
            </w:rPrChange>
          </w:rPr>
          <w:t>.</w:t>
        </w:r>
      </w:ins>
    </w:p>
    <w:p w14:paraId="0FD9C7AE" w14:textId="20ABD7B9" w:rsidR="00E57EBE" w:rsidRDefault="00E57EBE" w:rsidP="007A6AE4">
      <w:pPr>
        <w:pStyle w:val="ListParagraph"/>
        <w:numPr>
          <w:ilvl w:val="2"/>
          <w:numId w:val="32"/>
        </w:numPr>
        <w:rPr>
          <w:ins w:id="999" w:author="Makkineni Lokesh (MAS)" w:date="2019-09-24T19:35:00Z"/>
          <w:sz w:val="24"/>
          <w:szCs w:val="24"/>
        </w:rPr>
        <w:pPrChange w:id="1000" w:author="Makkineni Lokesh (MAS)" w:date="2019-09-24T19:41:00Z">
          <w:pPr>
            <w:pStyle w:val="ListParagraph"/>
          </w:pPr>
        </w:pPrChange>
      </w:pPr>
      <w:ins w:id="1001" w:author="Makkineni Lokesh (MAS)" w:date="2019-09-24T19:35:00Z">
        <w:r>
          <w:rPr>
            <w:sz w:val="24"/>
            <w:szCs w:val="24"/>
          </w:rPr>
          <w:t>Dot Net –&gt;Visual studio</w:t>
        </w:r>
      </w:ins>
    </w:p>
    <w:p w14:paraId="30CE240C" w14:textId="32D0AF6D" w:rsidR="00E57EBE" w:rsidRDefault="00E57EBE" w:rsidP="007A6AE4">
      <w:pPr>
        <w:pStyle w:val="ListParagraph"/>
        <w:numPr>
          <w:ilvl w:val="2"/>
          <w:numId w:val="32"/>
        </w:numPr>
        <w:rPr>
          <w:ins w:id="1002" w:author="Makkineni Lokesh (MAS)" w:date="2019-09-24T19:35:00Z"/>
          <w:sz w:val="24"/>
          <w:szCs w:val="24"/>
        </w:rPr>
        <w:pPrChange w:id="1003" w:author="Makkineni Lokesh (MAS)" w:date="2019-09-24T19:41:00Z">
          <w:pPr>
            <w:pStyle w:val="ListParagraph"/>
          </w:pPr>
        </w:pPrChange>
      </w:pPr>
      <w:ins w:id="1004" w:author="Makkineni Lokesh (MAS)" w:date="2019-09-24T19:35:00Z">
        <w:r>
          <w:rPr>
            <w:sz w:val="24"/>
            <w:szCs w:val="24"/>
          </w:rPr>
          <w:t>IOS –&gt;Swift</w:t>
        </w:r>
      </w:ins>
    </w:p>
    <w:p w14:paraId="6F499EEC" w14:textId="0AE6AF8F" w:rsidR="00E57EBE" w:rsidRDefault="00E57EBE" w:rsidP="007A6AE4">
      <w:pPr>
        <w:pStyle w:val="ListParagraph"/>
        <w:numPr>
          <w:ilvl w:val="2"/>
          <w:numId w:val="32"/>
        </w:numPr>
        <w:rPr>
          <w:ins w:id="1005" w:author="Makkineni Lokesh (MAS)" w:date="2019-09-24T19:35:00Z"/>
          <w:sz w:val="24"/>
          <w:szCs w:val="24"/>
        </w:rPr>
        <w:pPrChange w:id="1006" w:author="Makkineni Lokesh (MAS)" w:date="2019-09-24T19:41:00Z">
          <w:pPr>
            <w:pStyle w:val="ListParagraph"/>
          </w:pPr>
        </w:pPrChange>
      </w:pPr>
      <w:ins w:id="1007" w:author="Makkineni Lokesh (MAS)" w:date="2019-09-24T19:35:00Z">
        <w:r>
          <w:rPr>
            <w:sz w:val="24"/>
            <w:szCs w:val="24"/>
          </w:rPr>
          <w:t>Android -&gt;Android (java)</w:t>
        </w:r>
      </w:ins>
    </w:p>
    <w:p w14:paraId="78CB58BB" w14:textId="09C08A02" w:rsidR="00E57EBE" w:rsidRPr="00996D77" w:rsidRDefault="00E57EBE" w:rsidP="00996D77">
      <w:pPr>
        <w:pStyle w:val="ListParagraph"/>
        <w:numPr>
          <w:ilvl w:val="0"/>
          <w:numId w:val="9"/>
        </w:numPr>
        <w:rPr>
          <w:ins w:id="1008" w:author="Makkineni Lokesh (MAS)" w:date="2019-09-24T19:30:00Z"/>
          <w:rFonts w:ascii="Franklin Gothic Book" w:hAnsi="Franklin Gothic Book"/>
          <w:rPrChange w:id="1009" w:author="Makkineni Lokesh (MAS)" w:date="2019-09-24T20:09:00Z">
            <w:rPr>
              <w:ins w:id="1010" w:author="Makkineni Lokesh (MAS)" w:date="2019-09-24T19:30:00Z"/>
            </w:rPr>
          </w:rPrChange>
        </w:rPr>
        <w:pPrChange w:id="1011" w:author="Makkineni Lokesh (MAS)" w:date="2019-09-24T20:09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012" w:author="Makkineni Lokesh (MAS)" w:date="2019-09-24T19:31:00Z">
        <w:r w:rsidRPr="00996D77">
          <w:rPr>
            <w:rFonts w:ascii="Franklin Gothic Book" w:hAnsi="Franklin Gothic Book"/>
            <w:rPrChange w:id="1013" w:author="Makkineni Lokesh (MAS)" w:date="2019-09-24T20:09:00Z">
              <w:rPr/>
            </w:rPrChange>
          </w:rPr>
          <w:lastRenderedPageBreak/>
          <w:t xml:space="preserve">Use of the gitignore file is to restrict the </w:t>
        </w:r>
      </w:ins>
      <w:ins w:id="1014" w:author="Makkineni Lokesh (MAS)" w:date="2019-09-24T19:34:00Z">
        <w:r w:rsidRPr="00996D77">
          <w:rPr>
            <w:rFonts w:ascii="Franklin Gothic Book" w:hAnsi="Franklin Gothic Book"/>
            <w:rPrChange w:id="1015" w:author="Makkineni Lokesh (MAS)" w:date="2019-09-24T20:09:00Z">
              <w:rPr/>
            </w:rPrChange>
          </w:rPr>
          <w:t xml:space="preserve">unwanted </w:t>
        </w:r>
      </w:ins>
      <w:ins w:id="1016" w:author="Makkineni Lokesh (MAS)" w:date="2019-09-24T19:31:00Z">
        <w:r w:rsidRPr="00996D77">
          <w:rPr>
            <w:rFonts w:ascii="Franklin Gothic Book" w:hAnsi="Franklin Gothic Book"/>
            <w:rPrChange w:id="1017" w:author="Makkineni Lokesh (MAS)" w:date="2019-09-24T20:09:00Z">
              <w:rPr/>
            </w:rPrChange>
          </w:rPr>
          <w:t>file</w:t>
        </w:r>
      </w:ins>
      <w:ins w:id="1018" w:author="Makkineni Lokesh (MAS)" w:date="2019-09-24T19:32:00Z">
        <w:r w:rsidRPr="00996D77">
          <w:rPr>
            <w:rFonts w:ascii="Franklin Gothic Book" w:hAnsi="Franklin Gothic Book"/>
            <w:rPrChange w:id="1019" w:author="Makkineni Lokesh (MAS)" w:date="2019-09-24T20:09:00Z">
              <w:rPr/>
            </w:rPrChange>
          </w:rPr>
          <w:t xml:space="preserve">s </w:t>
        </w:r>
      </w:ins>
      <w:ins w:id="1020" w:author="Makkineni Lokesh (MAS)" w:date="2019-09-25T14:56:00Z">
        <w:r w:rsidR="0036185B">
          <w:rPr>
            <w:rFonts w:ascii="Franklin Gothic Book" w:hAnsi="Franklin Gothic Book"/>
          </w:rPr>
          <w:t>(</w:t>
        </w:r>
      </w:ins>
      <w:ins w:id="1021" w:author="Makkineni Lokesh (MAS)" w:date="2019-09-24T19:33:00Z">
        <w:r w:rsidR="0036185B">
          <w:rPr>
            <w:rFonts w:ascii="Franklin Gothic Book" w:hAnsi="Franklin Gothic Book"/>
            <w:rPrChange w:id="1022" w:author="Makkineni Lokesh (MAS)" w:date="2019-09-24T20:09:00Z">
              <w:rPr>
                <w:rFonts w:ascii="Franklin Gothic Book" w:hAnsi="Franklin Gothic Book"/>
              </w:rPr>
            </w:rPrChange>
          </w:rPr>
          <w:t>formats .class, .dll etc.</w:t>
        </w:r>
        <w:r w:rsidRPr="00996D77">
          <w:rPr>
            <w:rFonts w:ascii="Franklin Gothic Book" w:hAnsi="Franklin Gothic Book"/>
            <w:rPrChange w:id="1023" w:author="Makkineni Lokesh (MAS)" w:date="2019-09-24T20:09:00Z">
              <w:rPr/>
            </w:rPrChange>
          </w:rPr>
          <w:t xml:space="preserve"> </w:t>
        </w:r>
      </w:ins>
      <w:ins w:id="1024" w:author="Makkineni Lokesh (MAS)" w:date="2019-09-24T19:32:00Z">
        <w:r w:rsidRPr="00996D77">
          <w:rPr>
            <w:rFonts w:ascii="Franklin Gothic Book" w:hAnsi="Franklin Gothic Book"/>
            <w:rPrChange w:id="1025" w:author="Makkineni Lokesh (MAS)" w:date="2019-09-24T20:09:00Z">
              <w:rPr/>
            </w:rPrChange>
          </w:rPr>
          <w:t>or names</w:t>
        </w:r>
      </w:ins>
      <w:ins w:id="1026" w:author="Makkineni Lokesh (MAS)" w:date="2019-09-25T14:56:00Z">
        <w:r w:rsidR="0036185B">
          <w:rPr>
            <w:rFonts w:ascii="Franklin Gothic Book" w:hAnsi="Franklin Gothic Book"/>
          </w:rPr>
          <w:t>)</w:t>
        </w:r>
      </w:ins>
      <w:ins w:id="1027" w:author="Makkineni Lokesh (MAS)" w:date="2019-09-24T19:32:00Z">
        <w:r w:rsidRPr="00996D77">
          <w:rPr>
            <w:rFonts w:ascii="Franklin Gothic Book" w:hAnsi="Franklin Gothic Book"/>
            <w:rPrChange w:id="1028" w:author="Makkineni Lokesh (MAS)" w:date="2019-09-24T20:09:00Z">
              <w:rPr/>
            </w:rPrChange>
          </w:rPr>
          <w:t xml:space="preserve"> to upload</w:t>
        </w:r>
      </w:ins>
      <w:ins w:id="1029" w:author="Makkineni Lokesh (MAS)" w:date="2019-09-24T19:33:00Z">
        <w:r w:rsidRPr="00996D77">
          <w:rPr>
            <w:rFonts w:ascii="Franklin Gothic Book" w:hAnsi="Franklin Gothic Book"/>
            <w:rPrChange w:id="1030" w:author="Makkineni Lokesh (MAS)" w:date="2019-09-24T20:09:00Z">
              <w:rPr/>
            </w:rPrChange>
          </w:rPr>
          <w:t xml:space="preserve"> on the repository</w:t>
        </w:r>
      </w:ins>
      <w:ins w:id="1031" w:author="Makkineni Lokesh (MAS)" w:date="2019-09-24T19:37:00Z">
        <w:r w:rsidRPr="00996D77">
          <w:rPr>
            <w:rFonts w:ascii="Franklin Gothic Book" w:hAnsi="Franklin Gothic Book"/>
            <w:rPrChange w:id="1032" w:author="Makkineni Lokesh (MAS)" w:date="2019-09-24T20:09:00Z">
              <w:rPr/>
            </w:rPrChange>
          </w:rPr>
          <w:t>.</w:t>
        </w:r>
      </w:ins>
    </w:p>
    <w:p w14:paraId="55CF8CFD" w14:textId="29037588" w:rsidR="00486646" w:rsidRDefault="00E57EBE" w:rsidP="00486646">
      <w:pPr>
        <w:ind w:left="555"/>
        <w:rPr>
          <w:ins w:id="1033" w:author="Makkineni Lokesh (MAS)" w:date="2019-09-24T19:37:00Z"/>
        </w:rPr>
        <w:pPrChange w:id="1034" w:author="Makkineni Lokesh (MAS)" w:date="2019-09-24T19:29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035" w:author="Makkineni Lokesh (MAS)" w:date="2019-09-24T19:31:00Z">
        <w:r>
          <w:rPr>
            <w:noProof/>
          </w:rPr>
          <w:drawing>
            <wp:inline distT="0" distB="0" distL="0" distR="0" wp14:anchorId="0EE993E2" wp14:editId="0F310B9A">
              <wp:extent cx="5943600" cy="3818255"/>
              <wp:effectExtent l="0" t="0" r="0" b="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8182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4C0AF70" w14:textId="042BB23C" w:rsidR="00E57EBE" w:rsidRPr="00E57EBE" w:rsidRDefault="00E57EBE" w:rsidP="00E57EBE">
      <w:pPr>
        <w:pStyle w:val="ListParagraph"/>
        <w:numPr>
          <w:ilvl w:val="0"/>
          <w:numId w:val="9"/>
        </w:numPr>
        <w:rPr>
          <w:ins w:id="1036" w:author="Makkineni Lokesh (MAS)" w:date="2019-09-24T19:29:00Z"/>
          <w:rFonts w:ascii="Franklin Gothic Book" w:hAnsi="Franklin Gothic Book"/>
          <w:rPrChange w:id="1037" w:author="Makkineni Lokesh (MAS)" w:date="2019-09-24T19:40:00Z">
            <w:rPr>
              <w:ins w:id="1038" w:author="Makkineni Lokesh (MAS)" w:date="2019-09-24T19:29:00Z"/>
            </w:rPr>
          </w:rPrChange>
        </w:rPr>
        <w:pPrChange w:id="1039" w:author="Makkineni Lokesh (MAS)" w:date="2019-09-24T19:40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040" w:author="Makkineni Lokesh (MAS)" w:date="2019-09-24T19:38:00Z">
        <w:r w:rsidRPr="00E57EBE">
          <w:rPr>
            <w:rFonts w:ascii="Franklin Gothic Book" w:hAnsi="Franklin Gothic Book"/>
            <w:rPrChange w:id="1041" w:author="Makkineni Lokesh (MAS)" w:date="2019-09-24T19:40:00Z">
              <w:rPr/>
            </w:rPrChange>
          </w:rPr>
          <w:t>Updated README file for each repository to quick understanding of the working with GITHUB Repository.</w:t>
        </w:r>
      </w:ins>
    </w:p>
    <w:p w14:paraId="59A3D506" w14:textId="7DC5B26A" w:rsidR="00D67FF7" w:rsidRPr="0046332E" w:rsidRDefault="00D67FF7" w:rsidP="003116E7">
      <w:pPr>
        <w:pStyle w:val="Heading2"/>
        <w:numPr>
          <w:ilvl w:val="1"/>
          <w:numId w:val="19"/>
        </w:numPr>
        <w:rPr>
          <w:rFonts w:ascii="Franklin Gothic Book" w:hAnsi="Franklin Gothic Book"/>
          <w:rPrChange w:id="1042" w:author="Rohitashva Pandey (MFG)" w:date="2019-01-17T15:01:00Z">
            <w:rPr/>
          </w:rPrChange>
        </w:rPr>
      </w:pPr>
      <w:bookmarkStart w:id="1043" w:name="_Toc20316972"/>
      <w:r w:rsidRPr="0046332E">
        <w:rPr>
          <w:rFonts w:ascii="Franklin Gothic Book" w:hAnsi="Franklin Gothic Book"/>
          <w:rPrChange w:id="1044" w:author="Rohitashva Pandey (MFG)" w:date="2019-01-17T15:01:00Z">
            <w:rPr/>
          </w:rPrChange>
        </w:rPr>
        <w:t xml:space="preserve">Permission level for an </w:t>
      </w:r>
      <w:r w:rsidR="0060358E" w:rsidRPr="0046332E">
        <w:rPr>
          <w:rFonts w:ascii="Franklin Gothic Book" w:hAnsi="Franklin Gothic Book"/>
          <w:rPrChange w:id="1045" w:author="Rohitashva Pandey (MFG)" w:date="2019-01-17T15:01:00Z">
            <w:rPr/>
          </w:rPrChange>
        </w:rPr>
        <w:t>organization:</w:t>
      </w:r>
      <w:bookmarkEnd w:id="1043"/>
    </w:p>
    <w:p w14:paraId="0F11BD17" w14:textId="28C5CD37" w:rsidR="00D67FF7" w:rsidRPr="0046332E" w:rsidRDefault="00D67FF7" w:rsidP="003116E7">
      <w:pPr>
        <w:pStyle w:val="ListParagraph"/>
        <w:numPr>
          <w:ilvl w:val="0"/>
          <w:numId w:val="9"/>
        </w:numPr>
        <w:rPr>
          <w:rFonts w:ascii="Franklin Gothic Book" w:hAnsi="Franklin Gothic Book"/>
          <w:rPrChange w:id="1046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bCs/>
          <w:rPrChange w:id="1047" w:author="Rohitashva Pandey (MFG)" w:date="2019-01-17T15:01:00Z">
            <w:rPr>
              <w:bCs/>
            </w:rPr>
          </w:rPrChange>
        </w:rPr>
        <w:t>Owners</w:t>
      </w:r>
      <w:r w:rsidRPr="0046332E">
        <w:rPr>
          <w:rFonts w:ascii="Franklin Gothic Book" w:hAnsi="Franklin Gothic Book"/>
          <w:rPrChange w:id="1048" w:author="Rohitashva Pandey (MFG)" w:date="2019-01-17T15:01:00Z">
            <w:rPr/>
          </w:rPrChange>
        </w:rPr>
        <w:t xml:space="preserve"> </w:t>
      </w:r>
      <w:del w:id="1049" w:author="Rohitashva Pandey (MFG)" w:date="2019-01-17T14:50:00Z">
        <w:r w:rsidRPr="0046332E" w:rsidDel="00BE0B65">
          <w:rPr>
            <w:rFonts w:ascii="Franklin Gothic Book" w:hAnsi="Franklin Gothic Book"/>
            <w:rPrChange w:id="1050" w:author="Rohitashva Pandey (MFG)" w:date="2019-01-17T15:01:00Z">
              <w:rPr/>
            </w:rPrChange>
          </w:rPr>
          <w:delText xml:space="preserve">have </w:delText>
        </w:r>
      </w:del>
      <w:ins w:id="1051" w:author="Rohitashva Pandey (MFG)" w:date="2019-01-17T14:50:00Z">
        <w:r w:rsidR="00BE0B65" w:rsidRPr="0046332E">
          <w:rPr>
            <w:rFonts w:ascii="Franklin Gothic Book" w:hAnsi="Franklin Gothic Book"/>
            <w:rPrChange w:id="1052" w:author="Rohitashva Pandey (MFG)" w:date="2019-01-17T15:01:00Z">
              <w:rPr/>
            </w:rPrChange>
          </w:rPr>
          <w:t xml:space="preserve">defined in </w:t>
        </w:r>
        <w:del w:id="1053" w:author="Makkineni Lokesh (MAS)" w:date="2019-09-24T19:20:00Z">
          <w:r w:rsidR="00BE0B65" w:rsidRPr="0046332E" w:rsidDel="004B7130">
            <w:rPr>
              <w:rFonts w:ascii="Franklin Gothic Book" w:hAnsi="Franklin Gothic Book"/>
              <w:rPrChange w:id="1054" w:author="Rohitashva Pandey (MFG)" w:date="2019-01-17T15:01:00Z">
                <w:rPr/>
              </w:rPrChange>
            </w:rPr>
            <w:delText>Github</w:delText>
          </w:r>
        </w:del>
      </w:ins>
      <w:ins w:id="1055" w:author="Makkineni Lokesh (MAS)" w:date="2019-09-24T19:20:00Z">
        <w:r w:rsidR="004B7130" w:rsidRPr="0046332E">
          <w:rPr>
            <w:rFonts w:ascii="Franklin Gothic Book" w:hAnsi="Franklin Gothic Book"/>
            <w:rPrChange w:id="1056" w:author="Rohitashva Pandey (MFG)" w:date="2019-01-17T15:01:00Z">
              <w:rPr>
                <w:rFonts w:ascii="Franklin Gothic Book" w:hAnsi="Franklin Gothic Book"/>
              </w:rPr>
            </w:rPrChange>
          </w:rPr>
          <w:t>GitHub</w:t>
        </w:r>
      </w:ins>
      <w:ins w:id="1057" w:author="Rohitashva Pandey (MFG)" w:date="2019-01-17T14:50:00Z">
        <w:r w:rsidR="00BE0B65" w:rsidRPr="0046332E">
          <w:rPr>
            <w:rFonts w:ascii="Franklin Gothic Book" w:hAnsi="Franklin Gothic Book"/>
            <w:rPrChange w:id="1058" w:author="Rohitashva Pandey (MFG)" w:date="2019-01-17T15:01:00Z">
              <w:rPr/>
            </w:rPrChange>
          </w:rPr>
          <w:t xml:space="preserve"> shall have </w:t>
        </w:r>
      </w:ins>
      <w:r w:rsidRPr="0046332E">
        <w:rPr>
          <w:rFonts w:ascii="Franklin Gothic Book" w:hAnsi="Franklin Gothic Book"/>
          <w:rPrChange w:id="1059" w:author="Rohitashva Pandey (MFG)" w:date="2019-01-17T15:01:00Z">
            <w:rPr/>
          </w:rPrChange>
        </w:rPr>
        <w:t>complete administrative access</w:t>
      </w:r>
      <w:del w:id="1060" w:author="Rohitashva Pandey (MFG)" w:date="2019-01-17T14:50:00Z">
        <w:r w:rsidRPr="0046332E" w:rsidDel="00BE0B65">
          <w:rPr>
            <w:rFonts w:ascii="Franklin Gothic Book" w:hAnsi="Franklin Gothic Book"/>
            <w:rPrChange w:id="1061" w:author="Rohitashva Pandey (MFG)" w:date="2019-01-17T15:01:00Z">
              <w:rPr/>
            </w:rPrChange>
          </w:rPr>
          <w:delText xml:space="preserve"> to your organization</w:delText>
        </w:r>
      </w:del>
      <w:r w:rsidRPr="0046332E">
        <w:rPr>
          <w:rFonts w:ascii="Franklin Gothic Book" w:hAnsi="Franklin Gothic Book"/>
          <w:rPrChange w:id="1062" w:author="Rohitashva Pandey (MFG)" w:date="2019-01-17T15:01:00Z">
            <w:rPr/>
          </w:rPrChange>
        </w:rPr>
        <w:t xml:space="preserve">. This role should be limited to </w:t>
      </w:r>
      <w:ins w:id="1063" w:author="Rohitashva Pandey (MFG)" w:date="2019-01-17T14:50:00Z">
        <w:r w:rsidR="00BE0B65" w:rsidRPr="0046332E">
          <w:rPr>
            <w:rFonts w:ascii="Franklin Gothic Book" w:hAnsi="Franklin Gothic Book"/>
            <w:rPrChange w:id="1064" w:author="Rohitashva Pandey (MFG)" w:date="2019-01-17T15:01:00Z">
              <w:rPr/>
            </w:rPrChange>
          </w:rPr>
          <w:t xml:space="preserve">only </w:t>
        </w:r>
      </w:ins>
      <w:r w:rsidRPr="0046332E">
        <w:rPr>
          <w:rFonts w:ascii="Franklin Gothic Book" w:hAnsi="Franklin Gothic Book"/>
          <w:rPrChange w:id="1065" w:author="Rohitashva Pandey (MFG)" w:date="2019-01-17T15:01:00Z">
            <w:rPr/>
          </w:rPrChange>
        </w:rPr>
        <w:t xml:space="preserve">a few people in </w:t>
      </w:r>
      <w:del w:id="1066" w:author="Rohitashva Pandey (MFG)" w:date="2019-01-17T14:50:00Z">
        <w:r w:rsidRPr="0046332E" w:rsidDel="00BE0B65">
          <w:rPr>
            <w:rFonts w:ascii="Franklin Gothic Book" w:hAnsi="Franklin Gothic Book"/>
            <w:rPrChange w:id="1067" w:author="Rohitashva Pandey (MFG)" w:date="2019-01-17T15:01:00Z">
              <w:rPr/>
            </w:rPrChange>
          </w:rPr>
          <w:delText>your organization</w:delText>
        </w:r>
      </w:del>
      <w:ins w:id="1068" w:author="Rohitashva Pandey (MFG)" w:date="2019-01-17T14:50:00Z">
        <w:r w:rsidR="00BE0B65" w:rsidRPr="0046332E">
          <w:rPr>
            <w:rFonts w:ascii="Franklin Gothic Book" w:hAnsi="Franklin Gothic Book"/>
            <w:rPrChange w:id="1069" w:author="Rohitashva Pandey (MFG)" w:date="2019-01-17T15:01:00Z">
              <w:rPr/>
            </w:rPrChange>
          </w:rPr>
          <w:t>Chemours</w:t>
        </w:r>
      </w:ins>
      <w:r w:rsidRPr="0046332E">
        <w:rPr>
          <w:rFonts w:ascii="Franklin Gothic Book" w:hAnsi="Franklin Gothic Book"/>
          <w:rPrChange w:id="1070" w:author="Rohitashva Pandey (MFG)" w:date="2019-01-17T15:01:00Z">
            <w:rPr/>
          </w:rPrChange>
        </w:rPr>
        <w:t xml:space="preserve">. </w:t>
      </w:r>
    </w:p>
    <w:p w14:paraId="368FC76A" w14:textId="77777777" w:rsidR="00D67FF7" w:rsidRPr="0046332E" w:rsidRDefault="00D67FF7" w:rsidP="003116E7">
      <w:pPr>
        <w:pStyle w:val="ListParagraph"/>
        <w:numPr>
          <w:ilvl w:val="0"/>
          <w:numId w:val="9"/>
        </w:numPr>
        <w:rPr>
          <w:rFonts w:ascii="Franklin Gothic Book" w:hAnsi="Franklin Gothic Book"/>
          <w:rPrChange w:id="1071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072" w:author="Rohitashva Pandey (MFG)" w:date="2019-01-17T15:01:00Z">
            <w:rPr/>
          </w:rPrChange>
        </w:rPr>
        <w:t>The Organization owner and the admins can manage the repository access and permissions for the users.</w:t>
      </w:r>
    </w:p>
    <w:p w14:paraId="44E1FFDB" w14:textId="03493C7A" w:rsidR="00D67FF7" w:rsidRDefault="00D67FF7" w:rsidP="003116E7">
      <w:pPr>
        <w:pStyle w:val="ListParagraph"/>
        <w:numPr>
          <w:ilvl w:val="0"/>
          <w:numId w:val="9"/>
        </w:numPr>
        <w:rPr>
          <w:ins w:id="1073" w:author="Makkineni Lokesh (MAS)" w:date="2019-09-24T20:00:00Z"/>
          <w:rFonts w:ascii="Franklin Gothic Book" w:hAnsi="Franklin Gothic Book"/>
        </w:rPr>
      </w:pPr>
      <w:r w:rsidRPr="0046332E">
        <w:rPr>
          <w:rFonts w:ascii="Franklin Gothic Book" w:hAnsi="Franklin Gothic Book"/>
          <w:bCs/>
          <w:rPrChange w:id="1074" w:author="Rohitashva Pandey (MFG)" w:date="2019-01-17T15:01:00Z">
            <w:rPr>
              <w:bCs/>
            </w:rPr>
          </w:rPrChange>
        </w:rPr>
        <w:t>Members</w:t>
      </w:r>
      <w:r w:rsidRPr="0046332E">
        <w:rPr>
          <w:rFonts w:ascii="Franklin Gothic Book" w:hAnsi="Franklin Gothic Book"/>
          <w:rPrChange w:id="1075" w:author="Rohitashva Pandey (MFG)" w:date="2019-01-17T15:01:00Z">
            <w:rPr/>
          </w:rPrChange>
        </w:rPr>
        <w:t xml:space="preserve"> have the default role for everyone else.</w:t>
      </w:r>
    </w:p>
    <w:p w14:paraId="2BA1C1CE" w14:textId="77777777" w:rsidR="00C335E3" w:rsidRPr="0046332E" w:rsidRDefault="00C335E3" w:rsidP="00C335E3">
      <w:pPr>
        <w:pStyle w:val="ListParagraph"/>
        <w:rPr>
          <w:rFonts w:ascii="Franklin Gothic Book" w:hAnsi="Franklin Gothic Book"/>
          <w:rPrChange w:id="1076" w:author="Rohitashva Pandey (MFG)" w:date="2019-01-17T15:01:00Z">
            <w:rPr/>
          </w:rPrChange>
        </w:rPr>
        <w:pPrChange w:id="1077" w:author="Makkineni Lokesh (MAS)" w:date="2019-09-24T20:00:00Z">
          <w:pPr>
            <w:pStyle w:val="ListParagraph"/>
            <w:numPr>
              <w:numId w:val="9"/>
            </w:numPr>
            <w:ind w:hanging="360"/>
          </w:pPr>
        </w:pPrChange>
      </w:pPr>
    </w:p>
    <w:p w14:paraId="4F0F7B38" w14:textId="5843FAFD" w:rsidR="00C335E3" w:rsidRDefault="00C335E3" w:rsidP="003116E7">
      <w:pPr>
        <w:pStyle w:val="Heading2"/>
        <w:numPr>
          <w:ilvl w:val="1"/>
          <w:numId w:val="19"/>
        </w:numPr>
        <w:rPr>
          <w:ins w:id="1078" w:author="Makkineni Lokesh (MAS)" w:date="2019-09-24T19:55:00Z"/>
          <w:rFonts w:ascii="Franklin Gothic Book" w:hAnsi="Franklin Gothic Book"/>
        </w:rPr>
      </w:pPr>
      <w:bookmarkStart w:id="1079" w:name="_Toc20316973"/>
      <w:ins w:id="1080" w:author="Makkineni Lokesh (MAS)" w:date="2019-09-24T19:55:00Z">
        <w:r>
          <w:rPr>
            <w:rFonts w:ascii="Franklin Gothic Book" w:hAnsi="Franklin Gothic Book"/>
          </w:rPr>
          <w:t>Creating Team and adding members to the Team:</w:t>
        </w:r>
        <w:bookmarkEnd w:id="1079"/>
      </w:ins>
    </w:p>
    <w:p w14:paraId="4300AC74" w14:textId="57D25FEA" w:rsidR="00C335E3" w:rsidRPr="0036185B" w:rsidRDefault="00C335E3" w:rsidP="00106FBC">
      <w:pPr>
        <w:pStyle w:val="ListParagraph"/>
        <w:numPr>
          <w:ilvl w:val="0"/>
          <w:numId w:val="9"/>
        </w:numPr>
        <w:rPr>
          <w:ins w:id="1081" w:author="Makkineni Lokesh (MAS)" w:date="2019-09-25T14:56:00Z"/>
          <w:rFonts w:ascii="Franklin Gothic Book" w:hAnsi="Franklin Gothic Book"/>
          <w:bCs/>
          <w:rPrChange w:id="1082" w:author="Makkineni Lokesh (MAS)" w:date="2019-09-25T14:56:00Z">
            <w:rPr>
              <w:ins w:id="1083" w:author="Makkineni Lokesh (MAS)" w:date="2019-09-25T14:56:00Z"/>
              <w:rFonts w:ascii="Franklin Gothic Book" w:hAnsi="Franklin Gothic Book"/>
            </w:rPr>
          </w:rPrChange>
        </w:rPr>
        <w:pPrChange w:id="1084" w:author="Makkineni Lokesh (MAS)" w:date="2019-09-24T20:13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085" w:author="Makkineni Lokesh (MAS)" w:date="2019-09-24T19:57:00Z">
        <w:r>
          <w:t xml:space="preserve">  </w:t>
        </w:r>
      </w:ins>
      <w:ins w:id="1086" w:author="Makkineni Lokesh (MAS)" w:date="2019-09-24T19:56:00Z">
        <w:r w:rsidRPr="00106FBC">
          <w:rPr>
            <w:rFonts w:ascii="Franklin Gothic Book" w:hAnsi="Franklin Gothic Book"/>
            <w:rPrChange w:id="1087" w:author="Makkineni Lokesh (MAS)" w:date="2019-09-24T20:13:00Z">
              <w:rPr/>
            </w:rPrChange>
          </w:rPr>
          <w:t>Access GitHub organizational portal</w:t>
        </w:r>
      </w:ins>
    </w:p>
    <w:p w14:paraId="3CB68A78" w14:textId="77777777" w:rsidR="0036185B" w:rsidRPr="00C335E3" w:rsidRDefault="0036185B" w:rsidP="0036185B">
      <w:pPr>
        <w:pStyle w:val="ListParagraph"/>
        <w:rPr>
          <w:ins w:id="1088" w:author="Makkineni Lokesh (MAS)" w:date="2019-09-24T19:56:00Z"/>
          <w:rFonts w:ascii="Franklin Gothic Book" w:hAnsi="Franklin Gothic Book"/>
          <w:bCs/>
          <w:rPrChange w:id="1089" w:author="Makkineni Lokesh (MAS)" w:date="2019-09-24T19:59:00Z">
            <w:rPr>
              <w:ins w:id="1090" w:author="Makkineni Lokesh (MAS)" w:date="2019-09-24T19:56:00Z"/>
            </w:rPr>
          </w:rPrChange>
        </w:rPr>
        <w:pPrChange w:id="1091" w:author="Makkineni Lokesh (MAS)" w:date="2019-09-25T14:56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</w:p>
    <w:p w14:paraId="35ABF6B7" w14:textId="107AD0F1" w:rsidR="00C335E3" w:rsidRPr="0036185B" w:rsidRDefault="0036185B" w:rsidP="0036185B">
      <w:pPr>
        <w:pStyle w:val="ListParagraph"/>
        <w:rPr>
          <w:ins w:id="1092" w:author="Makkineni Lokesh (MAS)" w:date="2019-09-24T19:57:00Z"/>
          <w:rFonts w:ascii="Franklin Gothic Book" w:hAnsi="Franklin Gothic Book"/>
          <w:rPrChange w:id="1093" w:author="Makkineni Lokesh (MAS)" w:date="2019-09-25T14:56:00Z">
            <w:rPr>
              <w:ins w:id="1094" w:author="Makkineni Lokesh (MAS)" w:date="2019-09-24T19:57:00Z"/>
            </w:rPr>
          </w:rPrChange>
        </w:rPr>
        <w:pPrChange w:id="1095" w:author="Makkineni Lokesh (MAS)" w:date="2019-09-25T14:56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096" w:author="Makkineni Lokesh (MAS)" w:date="2019-09-25T14:56:00Z">
        <w:r>
          <w:rPr>
            <w:rFonts w:ascii="Franklin Gothic Book" w:hAnsi="Franklin Gothic Book"/>
          </w:rPr>
          <w:t xml:space="preserve">   </w:t>
        </w:r>
      </w:ins>
      <w:ins w:id="1097" w:author="Makkineni Lokesh (MAS)" w:date="2019-09-25T14:57:00Z">
        <w:r w:rsidR="00171B00" w:rsidRPr="009D2652">
          <w:rPr>
            <w:rFonts w:ascii="Franklin Gothic Book" w:hAnsi="Franklin Gothic Book"/>
          </w:rPr>
          <w:t>Access GitHub</w:t>
        </w:r>
      </w:ins>
      <w:ins w:id="1098" w:author="Makkineni Lokesh (MAS)" w:date="2019-09-24T20:00:00Z">
        <w:r w:rsidR="00C335E3" w:rsidRPr="0036185B">
          <w:rPr>
            <w:rFonts w:ascii="Franklin Gothic Book" w:hAnsi="Franklin Gothic Book"/>
            <w:rPrChange w:id="1099" w:author="Makkineni Lokesh (MAS)" w:date="2019-09-25T14:56:00Z">
              <w:rPr>
                <w:b/>
              </w:rPr>
            </w:rPrChange>
          </w:rPr>
          <w:t>, Teams</w:t>
        </w:r>
      </w:ins>
      <w:ins w:id="1100" w:author="Makkineni Lokesh (MAS)" w:date="2019-09-24T19:56:00Z">
        <w:r w:rsidR="00C335E3" w:rsidRPr="0036185B">
          <w:rPr>
            <w:rFonts w:ascii="Franklin Gothic Book" w:hAnsi="Franklin Gothic Book"/>
            <w:rPrChange w:id="1101" w:author="Makkineni Lokesh (MAS)" w:date="2019-09-25T14:56:00Z">
              <w:rPr/>
            </w:rPrChange>
          </w:rPr>
          <w:sym w:font="Wingdings" w:char="F0E0"/>
        </w:r>
      </w:ins>
      <w:ins w:id="1102" w:author="Makkineni Lokesh (MAS)" w:date="2019-09-24T19:57:00Z">
        <w:r w:rsidR="00C335E3" w:rsidRPr="0036185B">
          <w:rPr>
            <w:rFonts w:ascii="Franklin Gothic Book" w:hAnsi="Franklin Gothic Book"/>
            <w:rPrChange w:id="1103" w:author="Makkineni Lokesh (MAS)" w:date="2019-09-25T14:56:00Z">
              <w:rPr/>
            </w:rPrChange>
          </w:rPr>
          <w:t>New team</w:t>
        </w:r>
      </w:ins>
    </w:p>
    <w:p w14:paraId="4BA17F74" w14:textId="310668EA" w:rsidR="00C335E3" w:rsidRDefault="00C335E3" w:rsidP="00C335E3">
      <w:pPr>
        <w:rPr>
          <w:ins w:id="1104" w:author="Makkineni Lokesh (MAS)" w:date="2019-09-24T19:58:00Z"/>
        </w:rPr>
        <w:pPrChange w:id="1105" w:author="Makkineni Lokesh (MAS)" w:date="2019-09-24T19:55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06" w:author="Makkineni Lokesh (MAS)" w:date="2019-09-24T19:57:00Z">
        <w:r>
          <w:rPr>
            <w:noProof/>
          </w:rPr>
          <w:lastRenderedPageBreak/>
          <w:drawing>
            <wp:inline distT="0" distB="0" distL="0" distR="0" wp14:anchorId="53581EF4" wp14:editId="136F0AC3">
              <wp:extent cx="5943600" cy="1553845"/>
              <wp:effectExtent l="0" t="0" r="0" b="8255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5538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DF3AB94" w14:textId="2509C4DF" w:rsidR="00C335E3" w:rsidRDefault="00C335E3" w:rsidP="00C335E3">
      <w:pPr>
        <w:pStyle w:val="ListParagraph"/>
        <w:numPr>
          <w:ilvl w:val="0"/>
          <w:numId w:val="33"/>
        </w:numPr>
        <w:rPr>
          <w:ins w:id="1107" w:author="Makkineni Lokesh (MAS)" w:date="2019-09-24T19:58:00Z"/>
        </w:rPr>
        <w:pPrChange w:id="1108" w:author="Makkineni Lokesh (MAS)" w:date="2019-09-24T20:00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09" w:author="Makkineni Lokesh (MAS)" w:date="2019-09-24T19:58:00Z">
        <w:r w:rsidRPr="00C335E3">
          <w:rPr>
            <w:rFonts w:ascii="Franklin Gothic Book" w:hAnsi="Franklin Gothic Book"/>
            <w:bCs/>
            <w:rPrChange w:id="1110" w:author="Makkineni Lokesh (MAS)" w:date="2019-09-24T20:00:00Z">
              <w:rPr/>
            </w:rPrChange>
          </w:rPr>
          <w:t xml:space="preserve">Fill the details of the opened tab and click on </w:t>
        </w:r>
      </w:ins>
      <w:ins w:id="1111" w:author="Makkineni Lokesh (MAS)" w:date="2019-09-24T19:59:00Z">
        <w:r w:rsidRPr="00C335E3">
          <w:rPr>
            <w:rFonts w:ascii="Franklin Gothic Book" w:hAnsi="Franklin Gothic Book"/>
            <w:bCs/>
            <w:rPrChange w:id="1112" w:author="Makkineni Lokesh (MAS)" w:date="2019-09-24T20:00:00Z">
              <w:rPr/>
            </w:rPrChange>
          </w:rPr>
          <w:t>create. Select</w:t>
        </w:r>
      </w:ins>
      <w:ins w:id="1113" w:author="Makkineni Lokesh (MAS)" w:date="2019-09-24T19:58:00Z">
        <w:r w:rsidRPr="00C335E3">
          <w:rPr>
            <w:rFonts w:ascii="Franklin Gothic Book" w:hAnsi="Franklin Gothic Book"/>
            <w:bCs/>
            <w:rPrChange w:id="1114" w:author="Makkineni Lokesh (MAS)" w:date="2019-09-24T20:00:00Z">
              <w:rPr/>
            </w:rPrChange>
          </w:rPr>
          <w:t xml:space="preserve"> parent team while creating child teams</w:t>
        </w:r>
        <w:r>
          <w:t>.</w:t>
        </w:r>
      </w:ins>
    </w:p>
    <w:p w14:paraId="066C1A57" w14:textId="277EF813" w:rsidR="00C335E3" w:rsidRDefault="00C335E3" w:rsidP="00C335E3">
      <w:pPr>
        <w:rPr>
          <w:ins w:id="1115" w:author="Makkineni Lokesh (MAS)" w:date="2019-09-24T20:01:00Z"/>
        </w:rPr>
        <w:pPrChange w:id="1116" w:author="Makkineni Lokesh (MAS)" w:date="2019-09-24T19:55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17" w:author="Makkineni Lokesh (MAS)" w:date="2019-09-24T19:58:00Z">
        <w:r>
          <w:rPr>
            <w:noProof/>
          </w:rPr>
          <w:drawing>
            <wp:inline distT="0" distB="0" distL="0" distR="0" wp14:anchorId="19724F58" wp14:editId="56DC811F">
              <wp:extent cx="5343525" cy="4562475"/>
              <wp:effectExtent l="0" t="0" r="9525" b="9525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43525" cy="45624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CFFBB61" w14:textId="6D04C9C9" w:rsidR="00C335E3" w:rsidRPr="00E13031" w:rsidRDefault="00C335E3" w:rsidP="00E13031">
      <w:pPr>
        <w:pStyle w:val="ListParagraph"/>
        <w:numPr>
          <w:ilvl w:val="0"/>
          <w:numId w:val="33"/>
        </w:numPr>
        <w:rPr>
          <w:ins w:id="1118" w:author="Makkineni Lokesh (MAS)" w:date="2019-09-24T20:01:00Z"/>
          <w:rFonts w:ascii="Franklin Gothic Book" w:hAnsi="Franklin Gothic Book"/>
          <w:bCs/>
          <w:rPrChange w:id="1119" w:author="Makkineni Lokesh (MAS)" w:date="2019-09-24T20:03:00Z">
            <w:rPr>
              <w:ins w:id="1120" w:author="Makkineni Lokesh (MAS)" w:date="2019-09-24T20:01:00Z"/>
            </w:rPr>
          </w:rPrChange>
        </w:rPr>
        <w:pPrChange w:id="1121" w:author="Makkineni Lokesh (MAS)" w:date="2019-09-24T20:03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22" w:author="Makkineni Lokesh (MAS)" w:date="2019-09-24T20:01:00Z">
        <w:r w:rsidRPr="00E13031">
          <w:rPr>
            <w:rFonts w:ascii="Franklin Gothic Book" w:hAnsi="Franklin Gothic Book"/>
            <w:bCs/>
            <w:rPrChange w:id="1123" w:author="Makkineni Lokesh (MAS)" w:date="2019-09-24T20:03:00Z">
              <w:rPr/>
            </w:rPrChange>
          </w:rPr>
          <w:t>Adding members to the team</w:t>
        </w:r>
      </w:ins>
    </w:p>
    <w:p w14:paraId="6BBE15D5" w14:textId="69EF7023" w:rsidR="00C335E3" w:rsidRDefault="00C335E3" w:rsidP="00E13031">
      <w:pPr>
        <w:ind w:firstLine="720"/>
        <w:rPr>
          <w:ins w:id="1124" w:author="Makkineni Lokesh (MAS)" w:date="2019-09-24T20:03:00Z"/>
        </w:rPr>
        <w:pPrChange w:id="1125" w:author="Makkineni Lokesh (MAS)" w:date="2019-09-24T20:04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26" w:author="Makkineni Lokesh (MAS)" w:date="2019-09-24T20:01:00Z">
        <w:r w:rsidRPr="00E13031">
          <w:rPr>
            <w:rFonts w:ascii="Franklin Gothic Book" w:hAnsi="Franklin Gothic Book"/>
            <w:bCs/>
            <w:rPrChange w:id="1127" w:author="Makkineni Lokesh (MAS)" w:date="2019-09-24T20:04:00Z">
              <w:rPr/>
            </w:rPrChange>
          </w:rPr>
          <w:t xml:space="preserve">Click </w:t>
        </w:r>
      </w:ins>
      <w:ins w:id="1128" w:author="Makkineni Lokesh (MAS)" w:date="2019-09-24T20:02:00Z">
        <w:r w:rsidRPr="00E13031">
          <w:rPr>
            <w:rFonts w:ascii="Franklin Gothic Book" w:hAnsi="Franklin Gothic Book"/>
            <w:bCs/>
            <w:rPrChange w:id="1129" w:author="Makkineni Lokesh (MAS)" w:date="2019-09-24T20:04:00Z">
              <w:rPr/>
            </w:rPrChange>
          </w:rPr>
          <w:t>on the team where we have to add member</w:t>
        </w:r>
      </w:ins>
      <w:ins w:id="1130" w:author="Makkineni Lokesh (MAS)" w:date="2019-09-24T20:03:00Z">
        <w:r w:rsidRPr="00E13031">
          <w:rPr>
            <w:rFonts w:ascii="Franklin Gothic Book" w:hAnsi="Franklin Gothic Book"/>
            <w:bCs/>
            <w:rPrChange w:id="1131" w:author="Makkineni Lokesh (MAS)" w:date="2019-09-24T20:04:00Z">
              <w:rPr/>
            </w:rPrChange>
          </w:rPr>
          <w:t xml:space="preserve"> and click on the + button and invite the user to the team</w:t>
        </w:r>
        <w:r>
          <w:t>.</w:t>
        </w:r>
      </w:ins>
    </w:p>
    <w:p w14:paraId="21ADD1B3" w14:textId="77777777" w:rsidR="00C335E3" w:rsidRDefault="00C335E3" w:rsidP="00C335E3">
      <w:pPr>
        <w:rPr>
          <w:ins w:id="1132" w:author="Makkineni Lokesh (MAS)" w:date="2019-09-24T20:02:00Z"/>
        </w:rPr>
        <w:pPrChange w:id="1133" w:author="Makkineni Lokesh (MAS)" w:date="2019-09-24T19:55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</w:p>
    <w:p w14:paraId="117BEBFA" w14:textId="4EDE0C02" w:rsidR="00C335E3" w:rsidRDefault="00C335E3" w:rsidP="00C335E3">
      <w:pPr>
        <w:rPr>
          <w:ins w:id="1134" w:author="Makkineni Lokesh (MAS)" w:date="2019-09-24T20:03:00Z"/>
        </w:rPr>
        <w:pPrChange w:id="1135" w:author="Makkineni Lokesh (MAS)" w:date="2019-09-24T19:55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36" w:author="Makkineni Lokesh (MAS)" w:date="2019-09-24T20:02:00Z">
        <w:r>
          <w:rPr>
            <w:noProof/>
          </w:rPr>
          <w:lastRenderedPageBreak/>
          <w:drawing>
            <wp:inline distT="0" distB="0" distL="0" distR="0" wp14:anchorId="1A707DD2" wp14:editId="0A144117">
              <wp:extent cx="5943600" cy="1764665"/>
              <wp:effectExtent l="0" t="0" r="0" b="6985"/>
              <wp:docPr id="16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7646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77F9034" w14:textId="38DDF1A5" w:rsidR="00E13031" w:rsidRDefault="00E13031" w:rsidP="00C335E3">
      <w:pPr>
        <w:rPr>
          <w:ins w:id="1137" w:author="Makkineni Lokesh (MAS)" w:date="2019-09-24T19:58:00Z"/>
        </w:rPr>
        <w:pPrChange w:id="1138" w:author="Makkineni Lokesh (MAS)" w:date="2019-09-24T19:55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39" w:author="Makkineni Lokesh (MAS)" w:date="2019-09-24T20:03:00Z">
        <w:r>
          <w:rPr>
            <w:noProof/>
          </w:rPr>
          <w:drawing>
            <wp:inline distT="0" distB="0" distL="0" distR="0" wp14:anchorId="358C26C7" wp14:editId="082ED781">
              <wp:extent cx="5943600" cy="2832735"/>
              <wp:effectExtent l="0" t="0" r="0" b="5715"/>
              <wp:docPr id="24" name="Picture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8327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8DCBC23" w14:textId="77777777" w:rsidR="00C335E3" w:rsidRPr="00C335E3" w:rsidRDefault="00C335E3" w:rsidP="00C335E3">
      <w:pPr>
        <w:rPr>
          <w:ins w:id="1140" w:author="Makkineni Lokesh (MAS)" w:date="2019-09-24T19:55:00Z"/>
          <w:rPrChange w:id="1141" w:author="Makkineni Lokesh (MAS)" w:date="2019-09-24T19:55:00Z">
            <w:rPr>
              <w:ins w:id="1142" w:author="Makkineni Lokesh (MAS)" w:date="2019-09-24T19:55:00Z"/>
              <w:rFonts w:ascii="Franklin Gothic Book" w:hAnsi="Franklin Gothic Book"/>
            </w:rPr>
          </w:rPrChange>
        </w:rPr>
        <w:pPrChange w:id="1143" w:author="Makkineni Lokesh (MAS)" w:date="2019-09-24T19:55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</w:p>
    <w:p w14:paraId="387C6840" w14:textId="332FE275" w:rsidR="007A6AE4" w:rsidRDefault="007A6AE4" w:rsidP="003116E7">
      <w:pPr>
        <w:pStyle w:val="Heading2"/>
        <w:numPr>
          <w:ilvl w:val="1"/>
          <w:numId w:val="19"/>
        </w:numPr>
        <w:rPr>
          <w:ins w:id="1144" w:author="Makkineni Lokesh (MAS)" w:date="2019-09-24T19:46:00Z"/>
          <w:rFonts w:ascii="Franklin Gothic Book" w:hAnsi="Franklin Gothic Book"/>
        </w:rPr>
      </w:pPr>
      <w:bookmarkStart w:id="1145" w:name="_Toc20316974"/>
      <w:ins w:id="1146" w:author="Makkineni Lokesh (MAS)" w:date="2019-09-24T19:46:00Z">
        <w:r>
          <w:rPr>
            <w:rFonts w:ascii="Franklin Gothic Book" w:hAnsi="Franklin Gothic Book"/>
          </w:rPr>
          <w:t>Team Structure:</w:t>
        </w:r>
        <w:bookmarkEnd w:id="1145"/>
      </w:ins>
    </w:p>
    <w:p w14:paraId="67EF3499" w14:textId="27A368B5" w:rsidR="007A6AE4" w:rsidRPr="007A6AE4" w:rsidRDefault="007A6AE4" w:rsidP="007A6AE4">
      <w:pPr>
        <w:pStyle w:val="ListParagraph"/>
        <w:numPr>
          <w:ilvl w:val="0"/>
          <w:numId w:val="9"/>
        </w:numPr>
        <w:rPr>
          <w:ins w:id="1147" w:author="Makkineni Lokesh (MAS)" w:date="2019-09-24T19:48:00Z"/>
          <w:rFonts w:ascii="Franklin Gothic Book" w:hAnsi="Franklin Gothic Book"/>
          <w:rPrChange w:id="1148" w:author="Makkineni Lokesh (MAS)" w:date="2019-09-24T19:49:00Z">
            <w:rPr>
              <w:ins w:id="1149" w:author="Makkineni Lokesh (MAS)" w:date="2019-09-24T19:48:00Z"/>
            </w:rPr>
          </w:rPrChange>
        </w:rPr>
        <w:pPrChange w:id="1150" w:author="Makkineni Lokesh (MAS)" w:date="2019-09-24T19:49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51" w:author="Makkineni Lokesh (MAS)" w:date="2019-09-24T19:47:00Z">
        <w:r w:rsidRPr="007A6AE4">
          <w:rPr>
            <w:rFonts w:ascii="Franklin Gothic Book" w:hAnsi="Franklin Gothic Book"/>
            <w:rPrChange w:id="1152" w:author="Makkineni Lokesh (MAS)" w:date="2019-09-24T19:49:00Z">
              <w:rPr/>
            </w:rPrChange>
          </w:rPr>
          <w:t>Created Parent team and added child teams</w:t>
        </w:r>
      </w:ins>
      <w:ins w:id="1153" w:author="Makkineni Lokesh (MAS)" w:date="2019-09-24T19:48:00Z">
        <w:r w:rsidRPr="007A6AE4">
          <w:rPr>
            <w:rFonts w:ascii="Franklin Gothic Book" w:hAnsi="Franklin Gothic Book"/>
            <w:rPrChange w:id="1154" w:author="Makkineni Lokesh (MAS)" w:date="2019-09-24T19:49:00Z">
              <w:rPr/>
            </w:rPrChange>
          </w:rPr>
          <w:t>.</w:t>
        </w:r>
      </w:ins>
    </w:p>
    <w:p w14:paraId="4BECF2A7" w14:textId="2D60ACCA" w:rsidR="007A6AE4" w:rsidRPr="007A6AE4" w:rsidRDefault="007A6AE4" w:rsidP="007A6AE4">
      <w:pPr>
        <w:pStyle w:val="ListParagraph"/>
        <w:numPr>
          <w:ilvl w:val="0"/>
          <w:numId w:val="9"/>
        </w:numPr>
        <w:rPr>
          <w:ins w:id="1155" w:author="Makkineni Lokesh (MAS)" w:date="2019-09-24T19:48:00Z"/>
          <w:rFonts w:ascii="Franklin Gothic Book" w:hAnsi="Franklin Gothic Book"/>
          <w:rPrChange w:id="1156" w:author="Makkineni Lokesh (MAS)" w:date="2019-09-24T19:49:00Z">
            <w:rPr>
              <w:ins w:id="1157" w:author="Makkineni Lokesh (MAS)" w:date="2019-09-24T19:48:00Z"/>
            </w:rPr>
          </w:rPrChange>
        </w:rPr>
        <w:pPrChange w:id="1158" w:author="Makkineni Lokesh (MAS)" w:date="2019-09-24T19:49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59" w:author="Makkineni Lokesh (MAS)" w:date="2019-09-24T19:48:00Z">
        <w:r w:rsidRPr="007A6AE4">
          <w:rPr>
            <w:rFonts w:ascii="Franklin Gothic Book" w:hAnsi="Franklin Gothic Book"/>
            <w:rPrChange w:id="1160" w:author="Makkineni Lokesh (MAS)" w:date="2019-09-24T19:49:00Z">
              <w:rPr/>
            </w:rPrChange>
          </w:rPr>
          <w:t>Parent team is created as “custom_Apps/collaborators”.</w:t>
        </w:r>
      </w:ins>
    </w:p>
    <w:p w14:paraId="70D18291" w14:textId="3FC7D324" w:rsidR="007A6AE4" w:rsidRPr="007A6AE4" w:rsidRDefault="007A6AE4" w:rsidP="007A6AE4">
      <w:pPr>
        <w:pStyle w:val="ListParagraph"/>
        <w:numPr>
          <w:ilvl w:val="0"/>
          <w:numId w:val="9"/>
        </w:numPr>
        <w:rPr>
          <w:ins w:id="1161" w:author="Makkineni Lokesh (MAS)" w:date="2019-09-24T19:49:00Z"/>
          <w:rFonts w:ascii="Franklin Gothic Book" w:hAnsi="Franklin Gothic Book"/>
          <w:rPrChange w:id="1162" w:author="Makkineni Lokesh (MAS)" w:date="2019-09-24T19:49:00Z">
            <w:rPr>
              <w:ins w:id="1163" w:author="Makkineni Lokesh (MAS)" w:date="2019-09-24T19:49:00Z"/>
            </w:rPr>
          </w:rPrChange>
        </w:rPr>
        <w:pPrChange w:id="1164" w:author="Makkineni Lokesh (MAS)" w:date="2019-09-24T19:49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65" w:author="Makkineni Lokesh (MAS)" w:date="2019-09-24T19:49:00Z">
        <w:r w:rsidRPr="007A6AE4">
          <w:rPr>
            <w:rFonts w:ascii="Franklin Gothic Book" w:hAnsi="Franklin Gothic Book"/>
            <w:rPrChange w:id="1166" w:author="Makkineni Lokesh (MAS)" w:date="2019-09-24T19:49:00Z">
              <w:rPr/>
            </w:rPrChange>
          </w:rPr>
          <w:t>Child teams are created based on code base as below</w:t>
        </w:r>
      </w:ins>
    </w:p>
    <w:p w14:paraId="752EA133" w14:textId="77777777" w:rsidR="00C335E3" w:rsidRDefault="00C335E3" w:rsidP="007A6AE4">
      <w:pPr>
        <w:pStyle w:val="ListParagraph"/>
        <w:ind w:left="1080"/>
        <w:rPr>
          <w:ins w:id="1167" w:author="Makkineni Lokesh (MAS)" w:date="2019-09-24T19:51:00Z"/>
        </w:rPr>
      </w:pPr>
    </w:p>
    <w:p w14:paraId="7592F517" w14:textId="224CA596" w:rsidR="00C335E3" w:rsidRPr="00C335E3" w:rsidRDefault="00C335E3" w:rsidP="00C335E3">
      <w:pPr>
        <w:rPr>
          <w:ins w:id="1168" w:author="Makkineni Lokesh (MAS)" w:date="2019-09-24T19:51:00Z"/>
          <w:b/>
          <w:rPrChange w:id="1169" w:author="Makkineni Lokesh (MAS)" w:date="2019-09-24T19:51:00Z">
            <w:rPr>
              <w:ins w:id="1170" w:author="Makkineni Lokesh (MAS)" w:date="2019-09-24T19:51:00Z"/>
            </w:rPr>
          </w:rPrChange>
        </w:rPr>
        <w:pPrChange w:id="1171" w:author="Makkineni Lokesh (MAS)" w:date="2019-09-24T19:51:00Z">
          <w:pPr>
            <w:pStyle w:val="ListParagraph"/>
            <w:ind w:left="1080"/>
          </w:pPr>
        </w:pPrChange>
      </w:pPr>
      <w:ins w:id="1172" w:author="Makkineni Lokesh (MAS)" w:date="2019-09-24T19:51:00Z">
        <w:r w:rsidRPr="00C335E3">
          <w:rPr>
            <w:b/>
            <w:rPrChange w:id="1173" w:author="Makkineni Lokesh (MAS)" w:date="2019-09-24T19:51:00Z">
              <w:rPr/>
            </w:rPrChange>
          </w:rPr>
          <w:t>Example:</w:t>
        </w:r>
      </w:ins>
    </w:p>
    <w:p w14:paraId="5BB5A1E0" w14:textId="1681331F" w:rsidR="007A6AE4" w:rsidRPr="00161E00" w:rsidRDefault="007A6AE4" w:rsidP="00161E00">
      <w:pPr>
        <w:pStyle w:val="ListParagraph"/>
        <w:ind w:firstLine="720"/>
        <w:rPr>
          <w:ins w:id="1174" w:author="Makkineni Lokesh (MAS)" w:date="2019-09-24T19:49:00Z"/>
          <w:rFonts w:ascii="Franklin Gothic Book" w:hAnsi="Franklin Gothic Book"/>
          <w:rPrChange w:id="1175" w:author="Makkineni Lokesh (MAS)" w:date="2019-09-25T12:18:00Z">
            <w:rPr>
              <w:ins w:id="1176" w:author="Makkineni Lokesh (MAS)" w:date="2019-09-24T19:49:00Z"/>
            </w:rPr>
          </w:rPrChange>
        </w:rPr>
        <w:pPrChange w:id="1177" w:author="Makkineni Lokesh (MAS)" w:date="2019-09-25T12:18:00Z">
          <w:pPr>
            <w:pStyle w:val="ListParagraph"/>
            <w:ind w:left="1080"/>
          </w:pPr>
        </w:pPrChange>
      </w:pPr>
      <w:ins w:id="1178" w:author="Makkineni Lokesh (MAS)" w:date="2019-09-24T19:49:00Z">
        <w:r w:rsidRPr="00161E00">
          <w:rPr>
            <w:rFonts w:ascii="Franklin Gothic Book" w:hAnsi="Franklin Gothic Book"/>
            <w:rPrChange w:id="1179" w:author="Makkineni Lokesh (MAS)" w:date="2019-09-25T12:18:00Z">
              <w:rPr/>
            </w:rPrChange>
          </w:rPr>
          <w:t>DotNet_Custom_Apps/collaborators</w:t>
        </w:r>
      </w:ins>
    </w:p>
    <w:p w14:paraId="620FF074" w14:textId="77777777" w:rsidR="007A6AE4" w:rsidRPr="00161E00" w:rsidRDefault="007A6AE4" w:rsidP="00161E00">
      <w:pPr>
        <w:pStyle w:val="ListParagraph"/>
        <w:ind w:firstLine="720"/>
        <w:rPr>
          <w:ins w:id="1180" w:author="Makkineni Lokesh (MAS)" w:date="2019-09-24T19:49:00Z"/>
          <w:rFonts w:ascii="Franklin Gothic Book" w:hAnsi="Franklin Gothic Book"/>
          <w:rPrChange w:id="1181" w:author="Makkineni Lokesh (MAS)" w:date="2019-09-25T12:18:00Z">
            <w:rPr>
              <w:ins w:id="1182" w:author="Makkineni Lokesh (MAS)" w:date="2019-09-24T19:49:00Z"/>
            </w:rPr>
          </w:rPrChange>
        </w:rPr>
        <w:pPrChange w:id="1183" w:author="Makkineni Lokesh (MAS)" w:date="2019-09-25T12:18:00Z">
          <w:pPr>
            <w:pStyle w:val="ListParagraph"/>
            <w:ind w:left="1080"/>
          </w:pPr>
        </w:pPrChange>
      </w:pPr>
      <w:ins w:id="1184" w:author="Makkineni Lokesh (MAS)" w:date="2019-09-24T19:49:00Z">
        <w:r w:rsidRPr="00161E00">
          <w:rPr>
            <w:rFonts w:ascii="Franklin Gothic Book" w:hAnsi="Franklin Gothic Book"/>
            <w:rPrChange w:id="1185" w:author="Makkineni Lokesh (MAS)" w:date="2019-09-25T12:18:00Z">
              <w:rPr/>
            </w:rPrChange>
          </w:rPr>
          <w:t>DotNet_Custom_Apps/Approvers</w:t>
        </w:r>
      </w:ins>
    </w:p>
    <w:p w14:paraId="1888896E" w14:textId="77777777" w:rsidR="007A6AE4" w:rsidRPr="00161E00" w:rsidRDefault="007A6AE4" w:rsidP="00161E00">
      <w:pPr>
        <w:pStyle w:val="ListParagraph"/>
        <w:ind w:firstLine="720"/>
        <w:rPr>
          <w:ins w:id="1186" w:author="Makkineni Lokesh (MAS)" w:date="2019-09-24T19:49:00Z"/>
          <w:rFonts w:ascii="Franklin Gothic Book" w:hAnsi="Franklin Gothic Book"/>
          <w:rPrChange w:id="1187" w:author="Makkineni Lokesh (MAS)" w:date="2019-09-25T12:18:00Z">
            <w:rPr>
              <w:ins w:id="1188" w:author="Makkineni Lokesh (MAS)" w:date="2019-09-24T19:49:00Z"/>
            </w:rPr>
          </w:rPrChange>
        </w:rPr>
        <w:pPrChange w:id="1189" w:author="Makkineni Lokesh (MAS)" w:date="2019-09-25T12:18:00Z">
          <w:pPr>
            <w:pStyle w:val="ListParagraph"/>
            <w:ind w:left="1080"/>
          </w:pPr>
        </w:pPrChange>
      </w:pPr>
      <w:ins w:id="1190" w:author="Makkineni Lokesh (MAS)" w:date="2019-09-24T19:49:00Z">
        <w:r w:rsidRPr="00161E00">
          <w:rPr>
            <w:rFonts w:ascii="Franklin Gothic Book" w:hAnsi="Franklin Gothic Book"/>
            <w:rPrChange w:id="1191" w:author="Makkineni Lokesh (MAS)" w:date="2019-09-25T12:18:00Z">
              <w:rPr/>
            </w:rPrChange>
          </w:rPr>
          <w:t>Android_Custom_Apps/collaborators</w:t>
        </w:r>
      </w:ins>
    </w:p>
    <w:p w14:paraId="6FFBD521" w14:textId="7E90AA85" w:rsidR="007A6AE4" w:rsidRDefault="00C335E3" w:rsidP="007A6AE4">
      <w:pPr>
        <w:rPr>
          <w:ins w:id="1192" w:author="Makkineni Lokesh (MAS)" w:date="2019-09-24T19:53:00Z"/>
        </w:rPr>
        <w:pPrChange w:id="1193" w:author="Makkineni Lokesh (MAS)" w:date="2019-09-24T19:46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194" w:author="Makkineni Lokesh (MAS)" w:date="2019-09-24T19:52:00Z">
        <w:r>
          <w:rPr>
            <w:noProof/>
          </w:rPr>
          <w:lastRenderedPageBreak/>
          <w:drawing>
            <wp:inline distT="0" distB="0" distL="0" distR="0" wp14:anchorId="2BB51C93" wp14:editId="75623AB1">
              <wp:extent cx="5943600" cy="3649980"/>
              <wp:effectExtent l="0" t="0" r="0" b="762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6499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F49DD23" w14:textId="77777777" w:rsidR="007A6AE4" w:rsidRPr="007A6AE4" w:rsidRDefault="007A6AE4" w:rsidP="007A6AE4">
      <w:pPr>
        <w:rPr>
          <w:ins w:id="1195" w:author="Makkineni Lokesh (MAS)" w:date="2019-09-24T19:46:00Z"/>
          <w:rPrChange w:id="1196" w:author="Makkineni Lokesh (MAS)" w:date="2019-09-24T19:46:00Z">
            <w:rPr>
              <w:ins w:id="1197" w:author="Makkineni Lokesh (MAS)" w:date="2019-09-24T19:46:00Z"/>
              <w:rFonts w:ascii="Franklin Gothic Book" w:hAnsi="Franklin Gothic Book"/>
            </w:rPr>
          </w:rPrChange>
        </w:rPr>
        <w:pPrChange w:id="1198" w:author="Makkineni Lokesh (MAS)" w:date="2019-09-24T19:46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</w:p>
    <w:p w14:paraId="2E072248" w14:textId="430F8CA4" w:rsidR="00D67FF7" w:rsidRPr="0046332E" w:rsidRDefault="00D67FF7" w:rsidP="003116E7">
      <w:pPr>
        <w:pStyle w:val="Heading2"/>
        <w:numPr>
          <w:ilvl w:val="1"/>
          <w:numId w:val="19"/>
        </w:numPr>
        <w:rPr>
          <w:rFonts w:ascii="Franklin Gothic Book" w:hAnsi="Franklin Gothic Book"/>
          <w:rPrChange w:id="1199" w:author="Rohitashva Pandey (MFG)" w:date="2019-01-17T15:01:00Z">
            <w:rPr/>
          </w:rPrChange>
        </w:rPr>
      </w:pPr>
      <w:bookmarkStart w:id="1200" w:name="_Toc20316975"/>
      <w:r w:rsidRPr="0046332E">
        <w:rPr>
          <w:rFonts w:ascii="Franklin Gothic Book" w:hAnsi="Franklin Gothic Book"/>
          <w:rPrChange w:id="1201" w:author="Rohitashva Pandey (MFG)" w:date="2019-01-17T15:01:00Z">
            <w:rPr/>
          </w:rPrChange>
        </w:rPr>
        <w:t xml:space="preserve">Managing </w:t>
      </w:r>
      <w:ins w:id="1202" w:author="Makkineni Lokesh (MAS)" w:date="2019-09-24T20:13:00Z">
        <w:r w:rsidR="00042D9B">
          <w:rPr>
            <w:rFonts w:ascii="Franklin Gothic Book" w:hAnsi="Franklin Gothic Book"/>
          </w:rPr>
          <w:t>T</w:t>
        </w:r>
      </w:ins>
      <w:del w:id="1203" w:author="Makkineni Lokesh (MAS)" w:date="2019-09-24T20:13:00Z">
        <w:r w:rsidRPr="0046332E" w:rsidDel="00042D9B">
          <w:rPr>
            <w:rFonts w:ascii="Franklin Gothic Book" w:hAnsi="Franklin Gothic Book"/>
            <w:rPrChange w:id="1204" w:author="Rohitashva Pandey (MFG)" w:date="2019-01-17T15:01:00Z">
              <w:rPr/>
            </w:rPrChange>
          </w:rPr>
          <w:delText>t</w:delText>
        </w:r>
      </w:del>
      <w:r w:rsidRPr="0046332E">
        <w:rPr>
          <w:rFonts w:ascii="Franklin Gothic Book" w:hAnsi="Franklin Gothic Book"/>
          <w:rPrChange w:id="1205" w:author="Rohitashva Pandey (MFG)" w:date="2019-01-17T15:01:00Z">
            <w:rPr/>
          </w:rPrChange>
        </w:rPr>
        <w:t>eam</w:t>
      </w:r>
      <w:ins w:id="1206" w:author="Makkineni Lokesh (MAS)" w:date="2019-09-25T14:57:00Z">
        <w:r w:rsidR="00E113F8">
          <w:rPr>
            <w:rFonts w:ascii="Franklin Gothic Book" w:hAnsi="Franklin Gothic Book"/>
          </w:rPr>
          <w:t>’s</w:t>
        </w:r>
      </w:ins>
      <w:r w:rsidRPr="0046332E">
        <w:rPr>
          <w:rFonts w:ascii="Franklin Gothic Book" w:hAnsi="Franklin Gothic Book"/>
          <w:rPrChange w:id="1207" w:author="Rohitashva Pandey (MFG)" w:date="2019-01-17T15:01:00Z">
            <w:rPr/>
          </w:rPrChange>
        </w:rPr>
        <w:t xml:space="preserve"> access to an organization </w:t>
      </w:r>
      <w:r w:rsidR="0060358E" w:rsidRPr="0046332E">
        <w:rPr>
          <w:rFonts w:ascii="Franklin Gothic Book" w:hAnsi="Franklin Gothic Book"/>
          <w:rPrChange w:id="1208" w:author="Rohitashva Pandey (MFG)" w:date="2019-01-17T15:01:00Z">
            <w:rPr/>
          </w:rPrChange>
        </w:rPr>
        <w:t>repository:</w:t>
      </w:r>
      <w:bookmarkEnd w:id="1200"/>
    </w:p>
    <w:p w14:paraId="58F73E94" w14:textId="2166B269" w:rsidR="00D67FF7" w:rsidRPr="00042D9B" w:rsidRDefault="00D67FF7" w:rsidP="00D75402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rFonts w:ascii="Franklin Gothic Book" w:hAnsi="Franklin Gothic Book"/>
          <w:rPrChange w:id="1209" w:author="Makkineni Lokesh (MAS)" w:date="2019-09-24T20:14:00Z">
            <w:rPr>
              <w:b/>
            </w:rPr>
          </w:rPrChange>
        </w:rPr>
        <w:pPrChange w:id="1210" w:author="Makkineni Lokesh (MAS)" w:date="2019-09-24T20:11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r w:rsidRPr="0046332E">
        <w:rPr>
          <w:rFonts w:ascii="Franklin Gothic Book" w:hAnsi="Franklin Gothic Book"/>
          <w:rPrChange w:id="1211" w:author="Rohitashva Pandey (MFG)" w:date="2019-01-17T15:01:00Z">
            <w:rPr/>
          </w:rPrChange>
        </w:rPr>
        <w:t>Organization owners and team maintainers can add repositories to a team, as well as change the team's read, write, and admin access to the repository.</w:t>
      </w:r>
    </w:p>
    <w:p w14:paraId="20289B18" w14:textId="65E83F67" w:rsidR="00D67FF7" w:rsidRPr="00042D9B" w:rsidRDefault="00D67FF7" w:rsidP="00D75402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12" w:author="Makkineni Lokesh (MAS)" w:date="2019-09-24T20:06:00Z"/>
          <w:rFonts w:ascii="Franklin Gothic Book" w:hAnsi="Franklin Gothic Book"/>
          <w:rPrChange w:id="1213" w:author="Makkineni Lokesh (MAS)" w:date="2019-09-24T20:14:00Z">
            <w:rPr>
              <w:ins w:id="1214" w:author="Makkineni Lokesh (MAS)" w:date="2019-09-24T20:06:00Z"/>
              <w:rFonts w:ascii="Franklin Gothic Book" w:hAnsi="Franklin Gothic Book"/>
            </w:rPr>
          </w:rPrChange>
        </w:rPr>
        <w:pPrChange w:id="1215" w:author="Makkineni Lokesh (MAS)" w:date="2019-09-24T20:11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r w:rsidRPr="0046332E">
        <w:rPr>
          <w:rFonts w:ascii="Franklin Gothic Book" w:hAnsi="Franklin Gothic Book"/>
          <w:rPrChange w:id="1216" w:author="Rohitashva Pandey (MFG)" w:date="2019-01-17T15:01:00Z">
            <w:rPr/>
          </w:rPrChange>
        </w:rPr>
        <w:t>If you add or remove repository access for a parent team, each of that parent's child teams will also receive or lose access to the repository.</w:t>
      </w:r>
    </w:p>
    <w:p w14:paraId="2BA9992D" w14:textId="77777777" w:rsidR="00DA47ED" w:rsidRPr="00DA47ED" w:rsidRDefault="00DA47ED" w:rsidP="00D75402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17" w:author="Makkineni Lokesh (MAS)" w:date="2019-09-24T20:06:00Z"/>
          <w:rFonts w:ascii="Franklin Gothic Book" w:hAnsi="Franklin Gothic Book"/>
          <w:rPrChange w:id="1218" w:author="Makkineni Lokesh (MAS)" w:date="2019-09-24T20:06:00Z">
            <w:rPr>
              <w:ins w:id="1219" w:author="Makkineni Lokesh (MAS)" w:date="2019-09-24T20:06:00Z"/>
              <w:rFonts w:ascii="Franklin Gothic Book" w:hAnsi="Franklin Gothic Book"/>
              <w:b/>
            </w:rPr>
          </w:rPrChange>
        </w:rPr>
        <w:pPrChange w:id="1220" w:author="Makkineni Lokesh (MAS)" w:date="2019-09-24T20:11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ins w:id="1221" w:author="Makkineni Lokesh (MAS)" w:date="2019-09-24T20:06:00Z">
        <w:r w:rsidRPr="00042D9B">
          <w:rPr>
            <w:rFonts w:ascii="Franklin Gothic Book" w:hAnsi="Franklin Gothic Book"/>
            <w:rPrChange w:id="1222" w:author="Makkineni Lokesh (MAS)" w:date="2019-09-24T20:14:00Z">
              <w:rPr>
                <w:rFonts w:ascii="Franklin Gothic Book" w:hAnsi="Franklin Gothic Book"/>
                <w:b/>
              </w:rPr>
            </w:rPrChange>
          </w:rPr>
          <w:t>Collaborators</w:t>
        </w:r>
        <w:r w:rsidRPr="00DA47ED">
          <w:rPr>
            <w:rFonts w:ascii="Franklin Gothic Book" w:hAnsi="Franklin Gothic Book"/>
            <w:rPrChange w:id="1223" w:author="Makkineni Lokesh (MAS)" w:date="2019-09-24T20:06:00Z">
              <w:rPr>
                <w:rFonts w:ascii="Franklin Gothic Book" w:hAnsi="Franklin Gothic Book"/>
                <w:b/>
              </w:rPr>
            </w:rPrChange>
          </w:rPr>
          <w:t xml:space="preserve"> have the write access over the repository.</w:t>
        </w:r>
      </w:ins>
    </w:p>
    <w:p w14:paraId="246627A5" w14:textId="77777777" w:rsidR="00DA47ED" w:rsidRPr="00DA47ED" w:rsidRDefault="00DA47ED" w:rsidP="00D75402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24" w:author="Makkineni Lokesh (MAS)" w:date="2019-09-24T20:06:00Z"/>
          <w:rFonts w:ascii="Franklin Gothic Book" w:hAnsi="Franklin Gothic Book"/>
          <w:rPrChange w:id="1225" w:author="Makkineni Lokesh (MAS)" w:date="2019-09-24T20:06:00Z">
            <w:rPr>
              <w:ins w:id="1226" w:author="Makkineni Lokesh (MAS)" w:date="2019-09-24T20:06:00Z"/>
              <w:rFonts w:ascii="Franklin Gothic Book" w:hAnsi="Franklin Gothic Book"/>
              <w:b/>
            </w:rPr>
          </w:rPrChange>
        </w:rPr>
        <w:pPrChange w:id="1227" w:author="Makkineni Lokesh (MAS)" w:date="2019-09-24T20:11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ins w:id="1228" w:author="Makkineni Lokesh (MAS)" w:date="2019-09-24T20:06:00Z">
        <w:r w:rsidRPr="00042D9B">
          <w:rPr>
            <w:rFonts w:ascii="Franklin Gothic Book" w:hAnsi="Franklin Gothic Book"/>
            <w:rPrChange w:id="1229" w:author="Makkineni Lokesh (MAS)" w:date="2019-09-24T20:14:00Z">
              <w:rPr>
                <w:rFonts w:ascii="Franklin Gothic Book" w:hAnsi="Franklin Gothic Book"/>
                <w:b/>
              </w:rPr>
            </w:rPrChange>
          </w:rPr>
          <w:t>Approvers</w:t>
        </w:r>
        <w:r w:rsidRPr="00DA47ED">
          <w:rPr>
            <w:rFonts w:ascii="Franklin Gothic Book" w:hAnsi="Franklin Gothic Book"/>
            <w:rPrChange w:id="1230" w:author="Makkineni Lokesh (MAS)" w:date="2019-09-24T20:06:00Z">
              <w:rPr>
                <w:rFonts w:ascii="Franklin Gothic Book" w:hAnsi="Franklin Gothic Book"/>
                <w:b/>
              </w:rPr>
            </w:rPrChange>
          </w:rPr>
          <w:t xml:space="preserve"> have the admin access over the repository.</w:t>
        </w:r>
      </w:ins>
    </w:p>
    <w:p w14:paraId="19D538FF" w14:textId="036611FD" w:rsidR="00DA47ED" w:rsidRDefault="00DA47ED" w:rsidP="00D75402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31" w:author="Makkineni Lokesh (MAS)" w:date="2019-09-24T20:14:00Z"/>
          <w:rFonts w:ascii="Franklin Gothic Book" w:hAnsi="Franklin Gothic Book"/>
        </w:rPr>
        <w:pPrChange w:id="1232" w:author="Makkineni Lokesh (MAS)" w:date="2019-09-24T20:11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ins w:id="1233" w:author="Makkineni Lokesh (MAS)" w:date="2019-09-24T20:06:00Z">
        <w:r w:rsidRPr="00042D9B">
          <w:rPr>
            <w:rFonts w:ascii="Franklin Gothic Book" w:hAnsi="Franklin Gothic Book"/>
            <w:rPrChange w:id="1234" w:author="Makkineni Lokesh (MAS)" w:date="2019-09-24T20:14:00Z">
              <w:rPr>
                <w:rFonts w:ascii="Franklin Gothic Book" w:hAnsi="Franklin Gothic Book"/>
                <w:b/>
              </w:rPr>
            </w:rPrChange>
          </w:rPr>
          <w:t>Reviewers</w:t>
        </w:r>
        <w:r w:rsidRPr="00DA47ED">
          <w:rPr>
            <w:rFonts w:ascii="Franklin Gothic Book" w:hAnsi="Franklin Gothic Book"/>
            <w:rPrChange w:id="1235" w:author="Makkineni Lokesh (MAS)" w:date="2019-09-24T20:06:00Z">
              <w:rPr>
                <w:rFonts w:ascii="Franklin Gothic Book" w:hAnsi="Franklin Gothic Book"/>
                <w:b/>
              </w:rPr>
            </w:rPrChange>
          </w:rPr>
          <w:t xml:space="preserve"> have Read-only access over the repository.</w:t>
        </w:r>
      </w:ins>
    </w:p>
    <w:p w14:paraId="1C84C524" w14:textId="77777777" w:rsidR="00042D9B" w:rsidRDefault="00042D9B" w:rsidP="00042D9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36" w:author="Makkineni Lokesh (MAS)" w:date="2019-09-24T20:18:00Z"/>
          <w:rFonts w:ascii="Franklin Gothic Book" w:hAnsi="Franklin Gothic Book"/>
        </w:rPr>
      </w:pPr>
      <w:ins w:id="1237" w:author="Makkineni Lokesh (MAS)" w:date="2019-09-24T20:18:00Z">
        <w:r w:rsidRPr="009D2652">
          <w:rPr>
            <w:rFonts w:ascii="Franklin Gothic Book" w:hAnsi="Franklin Gothic Book"/>
          </w:rPr>
          <w:t>Adding team to the repository</w:t>
        </w:r>
      </w:ins>
    </w:p>
    <w:p w14:paraId="2C8BB4DF" w14:textId="0B548642" w:rsidR="00042D9B" w:rsidRPr="009D2652" w:rsidRDefault="00042D9B" w:rsidP="00042D9B">
      <w:pPr>
        <w:pStyle w:val="ListParagraph"/>
        <w:spacing w:before="100" w:beforeAutospacing="1" w:after="100" w:afterAutospacing="1" w:line="276" w:lineRule="auto"/>
        <w:ind w:firstLine="720"/>
        <w:outlineLvl w:val="2"/>
        <w:rPr>
          <w:ins w:id="1238" w:author="Makkineni Lokesh (MAS)" w:date="2019-09-24T20:18:00Z"/>
          <w:rFonts w:ascii="Franklin Gothic Book" w:hAnsi="Franklin Gothic Book"/>
        </w:rPr>
        <w:pPrChange w:id="1239" w:author="Makkineni Lokesh (MAS)" w:date="2019-09-24T20:19:00Z">
          <w:pPr>
            <w:spacing w:before="100" w:beforeAutospacing="1" w:after="100" w:afterAutospacing="1" w:line="276" w:lineRule="auto"/>
            <w:outlineLvl w:val="2"/>
          </w:pPr>
        </w:pPrChange>
      </w:pPr>
      <w:ins w:id="1240" w:author="Makkineni Lokesh (MAS)" w:date="2019-09-24T20:18:00Z">
        <w:r>
          <w:rPr>
            <w:rFonts w:ascii="Franklin Gothic Book" w:hAnsi="Franklin Gothic Book"/>
          </w:rPr>
          <w:t xml:space="preserve">Repository </w:t>
        </w:r>
        <w:r w:rsidRPr="00042D9B">
          <w:rPr>
            <w:rFonts w:ascii="Franklin Gothic Book" w:hAnsi="Franklin Gothic Book"/>
          </w:rPr>
          <w:sym w:font="Wingdings" w:char="F0E0"/>
        </w:r>
        <w:r>
          <w:rPr>
            <w:rFonts w:ascii="Franklin Gothic Book" w:hAnsi="Franklin Gothic Book"/>
          </w:rPr>
          <w:t xml:space="preserve"> Settings </w:t>
        </w:r>
        <w:r w:rsidRPr="00042D9B">
          <w:rPr>
            <w:rFonts w:ascii="Franklin Gothic Book" w:hAnsi="Franklin Gothic Book"/>
          </w:rPr>
          <w:sym w:font="Wingdings" w:char="F0E0"/>
        </w:r>
        <w:r>
          <w:rPr>
            <w:rFonts w:ascii="Franklin Gothic Book" w:hAnsi="Franklin Gothic Book"/>
          </w:rPr>
          <w:t xml:space="preserve"> collaborators and Teams</w:t>
        </w:r>
      </w:ins>
      <w:ins w:id="1241" w:author="Makkineni Lokesh (MAS)" w:date="2019-09-24T20:19:00Z">
        <w:r>
          <w:rPr>
            <w:rFonts w:ascii="Franklin Gothic Book" w:hAnsi="Franklin Gothic Book"/>
          </w:rPr>
          <w:t xml:space="preserve"> </w:t>
        </w:r>
        <w:r w:rsidRPr="00042D9B">
          <w:rPr>
            <w:rFonts w:ascii="Franklin Gothic Book" w:hAnsi="Franklin Gothic Book"/>
          </w:rPr>
          <w:sym w:font="Wingdings" w:char="F0E0"/>
        </w:r>
        <w:r>
          <w:rPr>
            <w:rFonts w:ascii="Franklin Gothic Book" w:hAnsi="Franklin Gothic Book"/>
          </w:rPr>
          <w:t>add the team with selecte</w:t>
        </w:r>
      </w:ins>
      <w:ins w:id="1242" w:author="Makkineni Lokesh (MAS)" w:date="2019-09-24T20:20:00Z">
        <w:r>
          <w:rPr>
            <w:rFonts w:ascii="Franklin Gothic Book" w:hAnsi="Franklin Gothic Book"/>
          </w:rPr>
          <w:t>d access</w:t>
        </w:r>
      </w:ins>
    </w:p>
    <w:p w14:paraId="1C02885D" w14:textId="77777777" w:rsidR="00042D9B" w:rsidRDefault="00042D9B" w:rsidP="00042D9B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43" w:author="Makkineni Lokesh (MAS)" w:date="2019-09-24T20:19:00Z"/>
          <w:rFonts w:ascii="Franklin Gothic Book" w:hAnsi="Franklin Gothic Book"/>
        </w:rPr>
      </w:pPr>
      <w:ins w:id="1244" w:author="Makkineni Lokesh (MAS)" w:date="2019-09-24T20:19:00Z">
        <w:r>
          <w:rPr>
            <w:rFonts w:ascii="Franklin Gothic Book" w:hAnsi="Franklin Gothic Book"/>
          </w:rPr>
          <w:t>Teams are added to the repository.</w:t>
        </w:r>
      </w:ins>
    </w:p>
    <w:p w14:paraId="28E87249" w14:textId="77777777" w:rsidR="00042D9B" w:rsidRPr="009D2652" w:rsidRDefault="00042D9B" w:rsidP="00042D9B">
      <w:pPr>
        <w:pStyle w:val="ListParagraph"/>
        <w:spacing w:before="100" w:beforeAutospacing="1" w:after="100" w:afterAutospacing="1" w:line="276" w:lineRule="auto"/>
        <w:ind w:left="1440"/>
        <w:outlineLvl w:val="2"/>
        <w:rPr>
          <w:ins w:id="1245" w:author="Makkineni Lokesh (MAS)" w:date="2019-09-24T20:15:00Z"/>
          <w:rFonts w:ascii="Franklin Gothic Book" w:hAnsi="Franklin Gothic Book"/>
        </w:rPr>
        <w:pPrChange w:id="1246" w:author="Makkineni Lokesh (MAS)" w:date="2019-09-24T20:19:00Z">
          <w:pPr>
            <w:pStyle w:val="ListParagraph"/>
            <w:numPr>
              <w:numId w:val="10"/>
            </w:numPr>
            <w:spacing w:before="100" w:beforeAutospacing="1" w:after="100" w:afterAutospacing="1" w:line="276" w:lineRule="auto"/>
            <w:ind w:hanging="360"/>
            <w:outlineLvl w:val="2"/>
          </w:pPr>
        </w:pPrChange>
      </w:pPr>
    </w:p>
    <w:p w14:paraId="5A7A7A86" w14:textId="45630C81" w:rsidR="007A6AE4" w:rsidRDefault="00042D9B" w:rsidP="00042D9B">
      <w:pPr>
        <w:spacing w:before="100" w:beforeAutospacing="1" w:after="100" w:afterAutospacing="1" w:line="240" w:lineRule="auto"/>
        <w:ind w:left="360"/>
        <w:outlineLvl w:val="2"/>
        <w:rPr>
          <w:ins w:id="1247" w:author="Makkineni Lokesh (MAS)" w:date="2019-09-24T20:16:00Z"/>
          <w:rFonts w:ascii="Franklin Gothic Book" w:hAnsi="Franklin Gothic Book"/>
          <w:b/>
        </w:rPr>
        <w:pPrChange w:id="1248" w:author="Makkineni Lokesh (MAS)" w:date="2019-09-24T20:14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ins w:id="1249" w:author="Makkineni Lokesh (MAS)" w:date="2019-09-24T20:14:00Z">
        <w:r>
          <w:rPr>
            <w:noProof/>
          </w:rPr>
          <w:lastRenderedPageBreak/>
          <w:drawing>
            <wp:inline distT="0" distB="0" distL="0" distR="0" wp14:anchorId="5DBDA3FE" wp14:editId="15FFC6CF">
              <wp:extent cx="5943600" cy="3123565"/>
              <wp:effectExtent l="0" t="0" r="0" b="635"/>
              <wp:docPr id="25" name="Picture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235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FB87DC" w14:textId="7D6A2558" w:rsidR="00042D9B" w:rsidDel="004317F0" w:rsidRDefault="00042D9B" w:rsidP="004317F0">
      <w:pPr>
        <w:pStyle w:val="Heading1"/>
        <w:rPr>
          <w:del w:id="1250" w:author="Makkineni Lokesh (MAS)" w:date="2019-09-24T20:18:00Z"/>
          <w:rFonts w:ascii="Franklin Gothic Book" w:hAnsi="Franklin Gothic Book"/>
        </w:rPr>
        <w:pPrChange w:id="1251" w:author="Makkineni Lokesh (MAS)" w:date="2019-09-25T11:58:00Z">
          <w:pPr>
            <w:pStyle w:val="Heading1"/>
            <w:numPr>
              <w:numId w:val="19"/>
            </w:numPr>
            <w:ind w:left="452" w:hanging="452"/>
          </w:pPr>
        </w:pPrChange>
      </w:pPr>
    </w:p>
    <w:p w14:paraId="6C27A896" w14:textId="38C68A27" w:rsidR="004317F0" w:rsidRDefault="004317F0" w:rsidP="004317F0">
      <w:pPr>
        <w:rPr>
          <w:ins w:id="1252" w:author="Makkineni Lokesh (MAS)" w:date="2019-09-25T11:58:00Z"/>
        </w:rPr>
        <w:pPrChange w:id="1253" w:author="Makkineni Lokesh (MAS)" w:date="2019-09-25T11:58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</w:p>
    <w:p w14:paraId="3B006098" w14:textId="01AF74B0" w:rsidR="004317F0" w:rsidRDefault="004317F0" w:rsidP="004317F0">
      <w:pPr>
        <w:pStyle w:val="Heading1"/>
        <w:numPr>
          <w:ilvl w:val="0"/>
          <w:numId w:val="19"/>
        </w:numPr>
        <w:rPr>
          <w:ins w:id="1254" w:author="Makkineni Lokesh (MAS)" w:date="2019-09-25T11:58:00Z"/>
          <w:rFonts w:ascii="Franklin Gothic Book" w:hAnsi="Franklin Gothic Book"/>
          <w:b/>
          <w:caps/>
          <w:color w:val="FF0000"/>
          <w:sz w:val="28"/>
          <w:szCs w:val="28"/>
        </w:rPr>
      </w:pPr>
      <w:bookmarkStart w:id="1255" w:name="_Toc20316976"/>
      <w:ins w:id="1256" w:author="Makkineni Lokesh (MAS)" w:date="2019-09-25T11:58:00Z">
        <w:r>
          <w:rPr>
            <w:rFonts w:ascii="Franklin Gothic Book" w:hAnsi="Franklin Gothic Book"/>
            <w:b/>
            <w:caps/>
            <w:color w:val="FF0000"/>
            <w:sz w:val="28"/>
            <w:szCs w:val="28"/>
          </w:rPr>
          <w:t>Branching strategy</w:t>
        </w:r>
        <w:bookmarkEnd w:id="1255"/>
      </w:ins>
    </w:p>
    <w:p w14:paraId="29F5281E" w14:textId="77777777" w:rsidR="004317F0" w:rsidRPr="004317F0" w:rsidRDefault="004317F0" w:rsidP="004317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57" w:author="Makkineni Lokesh (MAS)" w:date="2019-09-25T11:59:00Z"/>
          <w:rFonts w:ascii="Franklin Gothic Book" w:hAnsi="Franklin Gothic Book"/>
          <w:rPrChange w:id="1258" w:author="Makkineni Lokesh (MAS)" w:date="2019-09-25T11:59:00Z">
            <w:rPr>
              <w:ins w:id="1259" w:author="Makkineni Lokesh (MAS)" w:date="2019-09-25T11:59:00Z"/>
            </w:rPr>
          </w:rPrChange>
        </w:rPr>
        <w:pPrChange w:id="1260" w:author="Makkineni Lokesh (MAS)" w:date="2019-09-25T11:59:00Z">
          <w:pPr/>
        </w:pPrChange>
      </w:pPr>
      <w:ins w:id="1261" w:author="Makkineni Lokesh (MAS)" w:date="2019-09-25T11:59:00Z">
        <w:r w:rsidRPr="004317F0">
          <w:rPr>
            <w:rFonts w:ascii="Franklin Gothic Book" w:hAnsi="Franklin Gothic Book"/>
            <w:rPrChange w:id="1262" w:author="Makkineni Lokesh (MAS)" w:date="2019-09-25T11:59:00Z">
              <w:rPr/>
            </w:rPrChange>
          </w:rPr>
          <w:t xml:space="preserve">The central repo holds two main branches with an infinite lifetime: Master, develop. </w:t>
        </w:r>
      </w:ins>
    </w:p>
    <w:p w14:paraId="3D10E070" w14:textId="77777777" w:rsidR="004317F0" w:rsidRPr="004317F0" w:rsidRDefault="004317F0" w:rsidP="004317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63" w:author="Makkineni Lokesh (MAS)" w:date="2019-09-25T11:59:00Z"/>
          <w:rFonts w:ascii="Franklin Gothic Book" w:hAnsi="Franklin Gothic Book"/>
          <w:rPrChange w:id="1264" w:author="Makkineni Lokesh (MAS)" w:date="2019-09-25T11:59:00Z">
            <w:rPr>
              <w:ins w:id="1265" w:author="Makkineni Lokesh (MAS)" w:date="2019-09-25T11:59:00Z"/>
            </w:rPr>
          </w:rPrChange>
        </w:rPr>
        <w:pPrChange w:id="1266" w:author="Makkineni Lokesh (MAS)" w:date="2019-09-25T11:59:00Z">
          <w:pPr/>
        </w:pPrChange>
      </w:pPr>
      <w:ins w:id="1267" w:author="Makkineni Lokesh (MAS)" w:date="2019-09-25T11:59:00Z">
        <w:r w:rsidRPr="004317F0">
          <w:rPr>
            <w:rFonts w:ascii="Franklin Gothic Book" w:hAnsi="Franklin Gothic Book"/>
            <w:rPrChange w:id="1268" w:author="Makkineni Lokesh (MAS)" w:date="2019-09-25T11:59:00Z">
              <w:rPr/>
            </w:rPrChange>
          </w:rPr>
          <w:t xml:space="preserve">The master branch at origin should be familiar to every Git user. Parallel to the master branch, another branch exists called develop. </w:t>
        </w:r>
      </w:ins>
    </w:p>
    <w:p w14:paraId="4B7F04D9" w14:textId="77777777" w:rsidR="004317F0" w:rsidRPr="004317F0" w:rsidRDefault="004317F0" w:rsidP="004317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69" w:author="Makkineni Lokesh (MAS)" w:date="2019-09-25T11:59:00Z"/>
          <w:rFonts w:ascii="Franklin Gothic Book" w:hAnsi="Franklin Gothic Book"/>
          <w:rPrChange w:id="1270" w:author="Makkineni Lokesh (MAS)" w:date="2019-09-25T11:59:00Z">
            <w:rPr>
              <w:ins w:id="1271" w:author="Makkineni Lokesh (MAS)" w:date="2019-09-25T11:59:00Z"/>
            </w:rPr>
          </w:rPrChange>
        </w:rPr>
        <w:pPrChange w:id="1272" w:author="Makkineni Lokesh (MAS)" w:date="2019-09-25T11:59:00Z">
          <w:pPr/>
        </w:pPrChange>
      </w:pPr>
      <w:ins w:id="1273" w:author="Makkineni Lokesh (MAS)" w:date="2019-09-25T11:59:00Z">
        <w:r w:rsidRPr="004317F0">
          <w:rPr>
            <w:rFonts w:ascii="Franklin Gothic Book" w:hAnsi="Franklin Gothic Book"/>
            <w:rPrChange w:id="1274" w:author="Makkineni Lokesh (MAS)" w:date="2019-09-25T11:59:00Z">
              <w:rPr/>
            </w:rPrChange>
          </w:rPr>
          <w:t xml:space="preserve">Origin/master branch is the main branch where the source code of HEAD always reflects a production-ready state. </w:t>
        </w:r>
      </w:ins>
    </w:p>
    <w:p w14:paraId="431C273B" w14:textId="5FED270E" w:rsidR="004317F0" w:rsidRDefault="004317F0" w:rsidP="004317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275" w:author="Makkineni Lokesh (MAS)" w:date="2019-09-25T12:00:00Z"/>
          <w:rFonts w:ascii="Franklin Gothic Book" w:hAnsi="Franklin Gothic Book"/>
        </w:rPr>
        <w:pPrChange w:id="1276" w:author="Makkineni Lokesh (MAS)" w:date="2019-09-25T11:59:00Z">
          <w:pPr>
            <w:pStyle w:val="Heading1"/>
            <w:numPr>
              <w:numId w:val="19"/>
            </w:numPr>
            <w:ind w:left="452" w:hanging="452"/>
          </w:pPr>
        </w:pPrChange>
      </w:pPr>
      <w:ins w:id="1277" w:author="Makkineni Lokesh (MAS)" w:date="2019-09-25T11:59:00Z">
        <w:r w:rsidRPr="004317F0">
          <w:rPr>
            <w:rFonts w:ascii="Franklin Gothic Book" w:hAnsi="Franklin Gothic Book"/>
            <w:rPrChange w:id="1278" w:author="Makkineni Lokesh (MAS)" w:date="2019-09-25T11:59:00Z">
              <w:rPr/>
            </w:rPrChange>
          </w:rPr>
          <w:t>The Origin/develop will be the main branch where the source code of HEAD always reflects a state with the latest delivered development changes for the next release. Some would call this the “integration branch”. This is where any automatic nightly builds are built from.</w:t>
        </w:r>
      </w:ins>
    </w:p>
    <w:p w14:paraId="32B44D3C" w14:textId="77777777" w:rsidR="004317F0" w:rsidRPr="004317F0" w:rsidRDefault="004317F0" w:rsidP="004317F0">
      <w:pPr>
        <w:pStyle w:val="ListParagraph"/>
        <w:numPr>
          <w:ilvl w:val="0"/>
          <w:numId w:val="10"/>
        </w:numPr>
        <w:rPr>
          <w:ins w:id="1279" w:author="Makkineni Lokesh (MAS)" w:date="2019-09-25T12:02:00Z"/>
          <w:rFonts w:ascii="Franklin Gothic Book" w:hAnsi="Franklin Gothic Book"/>
        </w:rPr>
      </w:pPr>
      <w:ins w:id="1280" w:author="Makkineni Lokesh (MAS)" w:date="2019-09-25T12:02:00Z">
        <w:r w:rsidRPr="004317F0">
          <w:rPr>
            <w:rFonts w:ascii="Franklin Gothic Book" w:hAnsi="Franklin Gothic Book"/>
          </w:rPr>
          <w:t>You will never commit to master and develop branches directly.</w:t>
        </w:r>
      </w:ins>
    </w:p>
    <w:p w14:paraId="63EEEA9F" w14:textId="08AF44E8" w:rsidR="004317F0" w:rsidRPr="004317F0" w:rsidRDefault="004317F0" w:rsidP="004317F0">
      <w:pPr>
        <w:pStyle w:val="ListParagraph"/>
        <w:numPr>
          <w:ilvl w:val="0"/>
          <w:numId w:val="10"/>
        </w:numPr>
        <w:rPr>
          <w:ins w:id="1281" w:author="Makkineni Lokesh (MAS)" w:date="2019-09-25T12:00:00Z"/>
          <w:rFonts w:ascii="Franklin Gothic Book" w:hAnsi="Franklin Gothic Book"/>
          <w:rPrChange w:id="1282" w:author="Makkineni Lokesh (MAS)" w:date="2019-09-25T12:00:00Z">
            <w:rPr>
              <w:ins w:id="1283" w:author="Makkineni Lokesh (MAS)" w:date="2019-09-25T12:00:00Z"/>
              <w:sz w:val="24"/>
              <w:szCs w:val="24"/>
            </w:rPr>
          </w:rPrChange>
        </w:rPr>
      </w:pPr>
      <w:ins w:id="1284" w:author="Makkineni Lokesh (MAS)" w:date="2019-09-25T12:01:00Z">
        <w:r>
          <w:rPr>
            <w:rFonts w:ascii="Franklin Gothic Book" w:hAnsi="Franklin Gothic Book"/>
          </w:rPr>
          <w:t xml:space="preserve">Developers </w:t>
        </w:r>
      </w:ins>
      <w:ins w:id="1285" w:author="Makkineni Lokesh (MAS)" w:date="2019-09-25T12:00:00Z">
        <w:r w:rsidRPr="004317F0">
          <w:rPr>
            <w:rFonts w:ascii="Franklin Gothic Book" w:hAnsi="Franklin Gothic Book"/>
            <w:rPrChange w:id="1286" w:author="Makkineni Lokesh (MAS)" w:date="2019-09-25T12:00:00Z">
              <w:rPr>
                <w:sz w:val="24"/>
                <w:szCs w:val="24"/>
              </w:rPr>
            </w:rPrChange>
          </w:rPr>
          <w:t>Creating new branch from the develop branch with versioning</w:t>
        </w:r>
        <w:r>
          <w:rPr>
            <w:rFonts w:ascii="Franklin Gothic Book" w:hAnsi="Franklin Gothic Book"/>
            <w:rPrChange w:id="1287" w:author="Makkineni Lokesh (MAS)" w:date="2019-09-25T12:00:00Z">
              <w:rPr>
                <w:rFonts w:ascii="Franklin Gothic Book" w:hAnsi="Franklin Gothic Book"/>
              </w:rPr>
            </w:rPrChange>
          </w:rPr>
          <w:t xml:space="preserve"> and m</w:t>
        </w:r>
      </w:ins>
      <w:ins w:id="1288" w:author="Makkineni Lokesh (MAS)" w:date="2019-09-25T12:02:00Z">
        <w:r>
          <w:rPr>
            <w:rFonts w:ascii="Franklin Gothic Book" w:hAnsi="Franklin Gothic Book"/>
          </w:rPr>
          <w:t>ake a pull request to merge the changes with develop branch.</w:t>
        </w:r>
      </w:ins>
    </w:p>
    <w:p w14:paraId="4FD29F3F" w14:textId="103791A2" w:rsidR="004317F0" w:rsidRPr="004317F0" w:rsidRDefault="004317F0" w:rsidP="004317F0">
      <w:pPr>
        <w:pStyle w:val="ListParagraph"/>
        <w:numPr>
          <w:ilvl w:val="0"/>
          <w:numId w:val="10"/>
        </w:numPr>
        <w:rPr>
          <w:ins w:id="1289" w:author="Makkineni Lokesh (MAS)" w:date="2019-09-25T12:00:00Z"/>
          <w:rFonts w:ascii="Franklin Gothic Book" w:hAnsi="Franklin Gothic Book"/>
          <w:rPrChange w:id="1290" w:author="Makkineni Lokesh (MAS)" w:date="2019-09-25T12:00:00Z">
            <w:rPr>
              <w:ins w:id="1291" w:author="Makkineni Lokesh (MAS)" w:date="2019-09-25T12:00:00Z"/>
            </w:rPr>
          </w:rPrChange>
        </w:rPr>
      </w:pPr>
      <w:ins w:id="1292" w:author="Makkineni Lokesh (MAS)" w:date="2019-09-25T12:00:00Z">
        <w:r w:rsidRPr="004317F0">
          <w:rPr>
            <w:rFonts w:ascii="Franklin Gothic Book" w:hAnsi="Franklin Gothic Book"/>
            <w:rPrChange w:id="1293" w:author="Makkineni Lokesh (MAS)" w:date="2019-09-25T12:00:00Z">
              <w:rPr/>
            </w:rPrChange>
          </w:rPr>
          <w:t>Can create a parallel branch with develop in the following pattern.</w:t>
        </w:r>
      </w:ins>
    </w:p>
    <w:p w14:paraId="3EDAB377" w14:textId="0F05F0F4" w:rsidR="004317F0" w:rsidRPr="004317F0" w:rsidRDefault="004317F0" w:rsidP="004317F0">
      <w:pPr>
        <w:pStyle w:val="ListParagraph"/>
        <w:rPr>
          <w:ins w:id="1294" w:author="Makkineni Lokesh (MAS)" w:date="2019-09-25T12:00:00Z"/>
          <w:rFonts w:ascii="Franklin Gothic Book" w:hAnsi="Franklin Gothic Book"/>
          <w:rPrChange w:id="1295" w:author="Makkineni Lokesh (MAS)" w:date="2019-09-25T12:03:00Z">
            <w:rPr>
              <w:ins w:id="1296" w:author="Makkineni Lokesh (MAS)" w:date="2019-09-25T12:00:00Z"/>
            </w:rPr>
          </w:rPrChange>
        </w:rPr>
        <w:pPrChange w:id="1297" w:author="Makkineni Lokesh (MAS)" w:date="2019-09-25T12:03:00Z">
          <w:pPr>
            <w:pStyle w:val="ListParagraph"/>
            <w:numPr>
              <w:numId w:val="10"/>
            </w:numPr>
            <w:ind w:hanging="360"/>
          </w:pPr>
        </w:pPrChange>
      </w:pPr>
      <w:ins w:id="1298" w:author="Makkineni Lokesh (MAS)" w:date="2019-09-25T12:00:00Z">
        <w:r w:rsidRPr="004317F0">
          <w:rPr>
            <w:rFonts w:ascii="Franklin Gothic Book" w:hAnsi="Franklin Gothic Book"/>
            <w:rPrChange w:id="1299" w:author="Makkineni Lokesh (MAS)" w:date="2019-09-25T12:03:00Z">
              <w:rPr/>
            </w:rPrChange>
          </w:rPr>
          <w:t>Example</w:t>
        </w:r>
      </w:ins>
      <w:ins w:id="1300" w:author="Makkineni Lokesh (MAS)" w:date="2019-09-25T12:03:00Z">
        <w:r w:rsidRPr="004317F0">
          <w:rPr>
            <w:rFonts w:ascii="Franklin Gothic Book" w:hAnsi="Franklin Gothic Book"/>
            <w:rPrChange w:id="1301" w:author="Makkineni Lokesh (MAS)" w:date="2019-09-25T12:03:00Z">
              <w:rPr/>
            </w:rPrChange>
          </w:rPr>
          <w:t>:</w:t>
        </w:r>
      </w:ins>
    </w:p>
    <w:p w14:paraId="5E3406FB" w14:textId="77777777" w:rsidR="004317F0" w:rsidRPr="004317F0" w:rsidRDefault="004317F0" w:rsidP="004317F0">
      <w:pPr>
        <w:pStyle w:val="ListParagraph"/>
        <w:ind w:firstLine="720"/>
        <w:rPr>
          <w:ins w:id="1302" w:author="Makkineni Lokesh (MAS)" w:date="2019-09-25T12:00:00Z"/>
          <w:rFonts w:ascii="Franklin Gothic Book" w:hAnsi="Franklin Gothic Book"/>
          <w:rPrChange w:id="1303" w:author="Makkineni Lokesh (MAS)" w:date="2019-09-25T12:03:00Z">
            <w:rPr>
              <w:ins w:id="1304" w:author="Makkineni Lokesh (MAS)" w:date="2019-09-25T12:00:00Z"/>
              <w:sz w:val="24"/>
              <w:szCs w:val="24"/>
            </w:rPr>
          </w:rPrChange>
        </w:rPr>
        <w:pPrChange w:id="1305" w:author="Makkineni Lokesh (MAS)" w:date="2019-09-25T12:03:00Z">
          <w:pPr>
            <w:pStyle w:val="ListParagraph"/>
            <w:numPr>
              <w:numId w:val="10"/>
            </w:numPr>
            <w:ind w:hanging="360"/>
          </w:pPr>
        </w:pPrChange>
      </w:pPr>
      <w:ins w:id="1306" w:author="Makkineni Lokesh (MAS)" w:date="2019-09-25T12:00:00Z">
        <w:r w:rsidRPr="004317F0">
          <w:rPr>
            <w:rFonts w:ascii="Franklin Gothic Book" w:hAnsi="Franklin Gothic Book"/>
            <w:rPrChange w:id="1307" w:author="Makkineni Lokesh (MAS)" w:date="2019-09-25T12:03:00Z">
              <w:rPr>
                <w:sz w:val="24"/>
                <w:szCs w:val="24"/>
              </w:rPr>
            </w:rPrChange>
          </w:rPr>
          <w:t>develop_1.0/feature/2019_Enhancements</w:t>
        </w:r>
      </w:ins>
    </w:p>
    <w:p w14:paraId="0CFCB5E3" w14:textId="77777777" w:rsidR="004317F0" w:rsidRPr="004317F0" w:rsidRDefault="004317F0" w:rsidP="004317F0">
      <w:pPr>
        <w:pStyle w:val="ListParagraph"/>
        <w:ind w:firstLine="720"/>
        <w:rPr>
          <w:ins w:id="1308" w:author="Makkineni Lokesh (MAS)" w:date="2019-09-25T12:00:00Z"/>
          <w:rFonts w:ascii="Franklin Gothic Book" w:hAnsi="Franklin Gothic Book"/>
          <w:rPrChange w:id="1309" w:author="Makkineni Lokesh (MAS)" w:date="2019-09-25T12:03:00Z">
            <w:rPr>
              <w:ins w:id="1310" w:author="Makkineni Lokesh (MAS)" w:date="2019-09-25T12:00:00Z"/>
              <w:sz w:val="24"/>
              <w:szCs w:val="24"/>
            </w:rPr>
          </w:rPrChange>
        </w:rPr>
        <w:pPrChange w:id="1311" w:author="Makkineni Lokesh (MAS)" w:date="2019-09-25T12:03:00Z">
          <w:pPr>
            <w:pStyle w:val="ListParagraph"/>
            <w:numPr>
              <w:numId w:val="10"/>
            </w:numPr>
            <w:ind w:hanging="360"/>
          </w:pPr>
        </w:pPrChange>
      </w:pPr>
      <w:ins w:id="1312" w:author="Makkineni Lokesh (MAS)" w:date="2019-09-25T12:00:00Z">
        <w:r w:rsidRPr="004317F0">
          <w:rPr>
            <w:rFonts w:ascii="Franklin Gothic Book" w:hAnsi="Franklin Gothic Book"/>
            <w:rPrChange w:id="1313" w:author="Makkineni Lokesh (MAS)" w:date="2019-09-25T12:03:00Z">
              <w:rPr>
                <w:sz w:val="24"/>
                <w:szCs w:val="24"/>
              </w:rPr>
            </w:rPrChange>
          </w:rPr>
          <w:t>develop_2.0/feature/&lt;feature title&gt;</w:t>
        </w:r>
      </w:ins>
    </w:p>
    <w:p w14:paraId="55DA6BC1" w14:textId="26E552D3" w:rsidR="004317F0" w:rsidRDefault="004317F0" w:rsidP="004317F0">
      <w:pPr>
        <w:pStyle w:val="ListParagraph"/>
        <w:ind w:firstLine="720"/>
        <w:rPr>
          <w:ins w:id="1314" w:author="Makkineni Lokesh (MAS)" w:date="2019-09-25T12:04:00Z"/>
          <w:rFonts w:ascii="Franklin Gothic Book" w:hAnsi="Franklin Gothic Book"/>
        </w:rPr>
        <w:pPrChange w:id="1315" w:author="Makkineni Lokesh (MAS)" w:date="2019-09-25T12:03:00Z">
          <w:pPr>
            <w:pStyle w:val="ListParagraph"/>
            <w:numPr>
              <w:numId w:val="10"/>
            </w:numPr>
            <w:ind w:hanging="360"/>
          </w:pPr>
        </w:pPrChange>
      </w:pPr>
      <w:ins w:id="1316" w:author="Makkineni Lokesh (MAS)" w:date="2019-09-25T12:00:00Z">
        <w:r w:rsidRPr="004317F0">
          <w:rPr>
            <w:rFonts w:ascii="Franklin Gothic Book" w:hAnsi="Franklin Gothic Book"/>
            <w:rPrChange w:id="1317" w:author="Makkineni Lokesh (MAS)" w:date="2019-09-25T12:03:00Z">
              <w:rPr>
                <w:sz w:val="24"/>
                <w:szCs w:val="24"/>
              </w:rPr>
            </w:rPrChange>
          </w:rPr>
          <w:t>develop_1.1/bugfix/&lt;bugfix title&gt;</w:t>
        </w:r>
      </w:ins>
    </w:p>
    <w:p w14:paraId="5AD6B165" w14:textId="222ABE08" w:rsidR="004317F0" w:rsidRDefault="004317F0" w:rsidP="004317F0">
      <w:pPr>
        <w:rPr>
          <w:ins w:id="1318" w:author="Makkineni Lokesh (MAS)" w:date="2019-09-25T12:04:00Z"/>
          <w:rFonts w:ascii="Franklin Gothic Book" w:hAnsi="Franklin Gothic Book"/>
        </w:rPr>
        <w:pPrChange w:id="1319" w:author="Makkineni Lokesh (MAS)" w:date="2019-09-25T12:04:00Z">
          <w:pPr>
            <w:pStyle w:val="ListParagraph"/>
            <w:numPr>
              <w:numId w:val="10"/>
            </w:numPr>
            <w:ind w:hanging="360"/>
          </w:pPr>
        </w:pPrChange>
      </w:pPr>
    </w:p>
    <w:p w14:paraId="5CC90CD3" w14:textId="330ECA62" w:rsidR="004317F0" w:rsidRDefault="004317F0" w:rsidP="004317F0">
      <w:pPr>
        <w:rPr>
          <w:ins w:id="1320" w:author="Makkineni Lokesh (MAS)" w:date="2019-09-25T12:04:00Z"/>
          <w:rFonts w:ascii="Franklin Gothic Book" w:hAnsi="Franklin Gothic Book"/>
        </w:rPr>
        <w:pPrChange w:id="1321" w:author="Makkineni Lokesh (MAS)" w:date="2019-09-25T12:04:00Z">
          <w:pPr>
            <w:pStyle w:val="ListParagraph"/>
            <w:numPr>
              <w:numId w:val="10"/>
            </w:numPr>
            <w:ind w:hanging="360"/>
          </w:pPr>
        </w:pPrChange>
      </w:pPr>
    </w:p>
    <w:p w14:paraId="5976D0B1" w14:textId="62983515" w:rsidR="004317F0" w:rsidRDefault="004317F0" w:rsidP="004317F0">
      <w:pPr>
        <w:rPr>
          <w:ins w:id="1322" w:author="Makkineni Lokesh (MAS)" w:date="2019-09-25T12:04:00Z"/>
          <w:rFonts w:ascii="Franklin Gothic Book" w:hAnsi="Franklin Gothic Book"/>
        </w:rPr>
        <w:pPrChange w:id="1323" w:author="Makkineni Lokesh (MAS)" w:date="2019-09-25T12:04:00Z">
          <w:pPr>
            <w:pStyle w:val="ListParagraph"/>
            <w:numPr>
              <w:numId w:val="10"/>
            </w:numPr>
            <w:ind w:hanging="360"/>
          </w:pPr>
        </w:pPrChange>
      </w:pPr>
      <w:ins w:id="1324" w:author="Makkineni Lokesh (MAS)" w:date="2019-09-25T12:04:00Z">
        <w:r>
          <w:rPr>
            <w:noProof/>
          </w:rPr>
          <w:lastRenderedPageBreak/>
          <w:drawing>
            <wp:inline distT="0" distB="0" distL="0" distR="0" wp14:anchorId="2D8F3B0A" wp14:editId="3CB37EF6">
              <wp:extent cx="5943600" cy="3118485"/>
              <wp:effectExtent l="0" t="0" r="0" b="5715"/>
              <wp:docPr id="29" name="Picture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184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D5C4E07" w14:textId="77777777" w:rsidR="004317F0" w:rsidRPr="004317F0" w:rsidRDefault="004317F0" w:rsidP="004317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325" w:author="Makkineni Lokesh (MAS)" w:date="2019-09-25T12:06:00Z"/>
          <w:rFonts w:ascii="Franklin Gothic Book" w:hAnsi="Franklin Gothic Book"/>
        </w:rPr>
        <w:pPrChange w:id="1326" w:author="Makkineni Lokesh (MAS)" w:date="2019-09-25T12:08:00Z">
          <w:pPr/>
        </w:pPrChange>
      </w:pPr>
      <w:ins w:id="1327" w:author="Makkineni Lokesh (MAS)" w:date="2019-09-25T12:06:00Z">
        <w:r w:rsidRPr="004317F0">
          <w:rPr>
            <w:rFonts w:ascii="Franklin Gothic Book" w:hAnsi="Franklin Gothic Book"/>
          </w:rPr>
          <w:t>Updated default branch as “develop”</w:t>
        </w:r>
      </w:ins>
    </w:p>
    <w:p w14:paraId="0439456B" w14:textId="5FE63B93" w:rsidR="004317F0" w:rsidRDefault="004317F0" w:rsidP="004317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328" w:author="Makkineni Lokesh (MAS)" w:date="2019-09-25T12:08:00Z"/>
          <w:rFonts w:ascii="Franklin Gothic Book" w:hAnsi="Franklin Gothic Book"/>
        </w:rPr>
        <w:pPrChange w:id="1329" w:author="Makkineni Lokesh (MAS)" w:date="2019-09-25T12:08:00Z">
          <w:pPr>
            <w:pStyle w:val="ListParagraph"/>
            <w:numPr>
              <w:numId w:val="10"/>
            </w:numPr>
            <w:ind w:hanging="360"/>
          </w:pPr>
        </w:pPrChange>
      </w:pPr>
      <w:ins w:id="1330" w:author="Makkineni Lokesh (MAS)" w:date="2019-09-25T12:06:00Z">
        <w:r w:rsidRPr="004317F0">
          <w:rPr>
            <w:rFonts w:ascii="Franklin Gothic Book" w:hAnsi="Franklin Gothic Book"/>
          </w:rPr>
          <w:t>Branch Protection rules enabled for develop and master branch. To prevent or control accidental commits on the branch.</w:t>
        </w:r>
      </w:ins>
    </w:p>
    <w:p w14:paraId="1E8857BD" w14:textId="75725642" w:rsidR="004317F0" w:rsidRDefault="004317F0" w:rsidP="004317F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331" w:author="Makkineni Lokesh (MAS)" w:date="2019-09-25T12:12:00Z"/>
          <w:rFonts w:ascii="Franklin Gothic Book" w:hAnsi="Franklin Gothic Book"/>
        </w:rPr>
        <w:pPrChange w:id="1332" w:author="Makkineni Lokesh (MAS)" w:date="2019-09-25T12:08:00Z">
          <w:pPr>
            <w:pStyle w:val="ListParagraph"/>
            <w:numPr>
              <w:numId w:val="10"/>
            </w:numPr>
            <w:ind w:hanging="360"/>
          </w:pPr>
        </w:pPrChange>
      </w:pPr>
      <w:ins w:id="1333" w:author="Makkineni Lokesh (MAS)" w:date="2019-09-25T12:08:00Z">
        <w:r w:rsidRPr="004317F0">
          <w:rPr>
            <w:rFonts w:ascii="Franklin Gothic Book" w:hAnsi="Franklin Gothic Book"/>
          </w:rPr>
          <w:t>Open the pull request to merge the changes updated on new branch with develop branch. Assign approvals, to approve the pull request and merge the changes.</w:t>
        </w:r>
      </w:ins>
    </w:p>
    <w:p w14:paraId="12420E55" w14:textId="073E5FDF" w:rsidR="004317F0" w:rsidRDefault="004317F0" w:rsidP="004317F0">
      <w:pPr>
        <w:pStyle w:val="ListParagraph"/>
        <w:spacing w:before="100" w:beforeAutospacing="1" w:after="100" w:afterAutospacing="1" w:line="276" w:lineRule="auto"/>
        <w:outlineLvl w:val="2"/>
        <w:rPr>
          <w:ins w:id="1334" w:author="Makkineni Lokesh (MAS)" w:date="2019-09-25T12:12:00Z"/>
          <w:rFonts w:ascii="Franklin Gothic Book" w:hAnsi="Franklin Gothic Book"/>
        </w:rPr>
        <w:pPrChange w:id="1335" w:author="Makkineni Lokesh (MAS)" w:date="2019-09-25T12:11:00Z">
          <w:pPr>
            <w:pStyle w:val="ListParagraph"/>
            <w:numPr>
              <w:numId w:val="10"/>
            </w:numPr>
            <w:ind w:hanging="360"/>
          </w:pPr>
        </w:pPrChange>
      </w:pPr>
      <w:ins w:id="1336" w:author="Makkineni Lokesh (MAS)" w:date="2019-09-25T12:11:00Z">
        <w:r>
          <w:rPr>
            <w:rFonts w:ascii="Franklin Gothic Book" w:hAnsi="Franklin Gothic Book"/>
          </w:rPr>
          <w:t xml:space="preserve">Access </w:t>
        </w:r>
      </w:ins>
      <w:ins w:id="1337" w:author="Makkineni Lokesh (MAS)" w:date="2019-09-25T12:12:00Z">
        <w:r>
          <w:rPr>
            <w:rFonts w:ascii="Franklin Gothic Book" w:hAnsi="Franklin Gothic Book"/>
          </w:rPr>
          <w:t>Repository,</w:t>
        </w:r>
      </w:ins>
      <w:ins w:id="1338" w:author="Makkineni Lokesh (MAS)" w:date="2019-09-25T12:11:00Z">
        <w:r>
          <w:rPr>
            <w:rFonts w:ascii="Franklin Gothic Book" w:hAnsi="Franklin Gothic Book"/>
          </w:rPr>
          <w:t xml:space="preserve"> </w:t>
        </w:r>
        <w:r w:rsidRPr="004317F0">
          <w:rPr>
            <w:rFonts w:ascii="Franklin Gothic Book" w:hAnsi="Franklin Gothic Book"/>
            <w:b/>
            <w:rPrChange w:id="1339" w:author="Makkineni Lokesh (MAS)" w:date="2019-09-25T12:12:00Z">
              <w:rPr>
                <w:rFonts w:ascii="Franklin Gothic Book" w:hAnsi="Franklin Gothic Book"/>
              </w:rPr>
            </w:rPrChange>
          </w:rPr>
          <w:t>Pull Request</w:t>
        </w:r>
      </w:ins>
      <w:ins w:id="1340" w:author="Makkineni Lokesh (MAS)" w:date="2019-09-25T12:12:00Z">
        <w:r w:rsidRPr="004317F0">
          <w:rPr>
            <w:rFonts w:ascii="Franklin Gothic Book" w:hAnsi="Franklin Gothic Book"/>
          </w:rPr>
          <w:sym w:font="Wingdings" w:char="F0E0"/>
        </w:r>
        <w:r w:rsidRPr="004317F0">
          <w:rPr>
            <w:rFonts w:ascii="Franklin Gothic Book" w:hAnsi="Franklin Gothic Book"/>
            <w:b/>
            <w:rPrChange w:id="1341" w:author="Makkineni Lokesh (MAS)" w:date="2019-09-25T12:12:00Z">
              <w:rPr>
                <w:rFonts w:ascii="Franklin Gothic Book" w:hAnsi="Franklin Gothic Book"/>
              </w:rPr>
            </w:rPrChange>
          </w:rPr>
          <w:t>new pull request</w:t>
        </w:r>
      </w:ins>
    </w:p>
    <w:p w14:paraId="7ED596E2" w14:textId="25576F50" w:rsidR="004317F0" w:rsidRDefault="004317F0" w:rsidP="004317F0">
      <w:pPr>
        <w:pStyle w:val="ListParagraph"/>
        <w:spacing w:before="100" w:beforeAutospacing="1" w:after="100" w:afterAutospacing="1" w:line="276" w:lineRule="auto"/>
        <w:outlineLvl w:val="2"/>
        <w:rPr>
          <w:ins w:id="1342" w:author="Makkineni Lokesh (MAS)" w:date="2019-09-25T12:08:00Z"/>
          <w:rFonts w:ascii="Franklin Gothic Book" w:hAnsi="Franklin Gothic Book"/>
        </w:rPr>
        <w:pPrChange w:id="1343" w:author="Makkineni Lokesh (MAS)" w:date="2019-09-25T12:11:00Z">
          <w:pPr>
            <w:pStyle w:val="ListParagraph"/>
            <w:numPr>
              <w:numId w:val="10"/>
            </w:numPr>
            <w:ind w:hanging="360"/>
          </w:pPr>
        </w:pPrChange>
      </w:pPr>
      <w:ins w:id="1344" w:author="Makkineni Lokesh (MAS)" w:date="2019-09-25T12:12:00Z">
        <w:r>
          <w:rPr>
            <w:noProof/>
          </w:rPr>
          <w:drawing>
            <wp:inline distT="0" distB="0" distL="0" distR="0" wp14:anchorId="26561719" wp14:editId="7224BD73">
              <wp:extent cx="5943600" cy="2419350"/>
              <wp:effectExtent l="0" t="0" r="0" b="0"/>
              <wp:docPr id="37" name="Picture 3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419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C46A481" w14:textId="5FE0611D" w:rsidR="004317F0" w:rsidRDefault="004317F0" w:rsidP="004317F0">
      <w:pPr>
        <w:pStyle w:val="ListParagraph"/>
        <w:spacing w:before="100" w:beforeAutospacing="1" w:after="100" w:afterAutospacing="1" w:line="276" w:lineRule="auto"/>
        <w:outlineLvl w:val="2"/>
        <w:rPr>
          <w:ins w:id="1345" w:author="Makkineni Lokesh (MAS)" w:date="2019-09-25T12:17:00Z"/>
          <w:rFonts w:ascii="Franklin Gothic Book" w:hAnsi="Franklin Gothic Book"/>
        </w:rPr>
        <w:pPrChange w:id="1346" w:author="Makkineni Lokesh (MAS)" w:date="2019-09-25T12:09:00Z">
          <w:pPr>
            <w:pStyle w:val="ListParagraph"/>
            <w:numPr>
              <w:numId w:val="10"/>
            </w:numPr>
            <w:ind w:hanging="360"/>
          </w:pPr>
        </w:pPrChange>
      </w:pPr>
      <w:ins w:id="1347" w:author="Makkineni Lokesh (MAS)" w:date="2019-09-25T12:09:00Z">
        <w:r>
          <w:rPr>
            <w:noProof/>
          </w:rPr>
          <w:lastRenderedPageBreak/>
          <w:drawing>
            <wp:inline distT="0" distB="0" distL="0" distR="0" wp14:anchorId="39717D44" wp14:editId="279DCB9A">
              <wp:extent cx="5943600" cy="2517775"/>
              <wp:effectExtent l="0" t="0" r="0" b="0"/>
              <wp:docPr id="36" name="Picture 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517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DFA8807" w14:textId="77777777" w:rsidR="00161E00" w:rsidRPr="004317F0" w:rsidRDefault="00161E00" w:rsidP="004317F0">
      <w:pPr>
        <w:pStyle w:val="ListParagraph"/>
        <w:spacing w:before="100" w:beforeAutospacing="1" w:after="100" w:afterAutospacing="1" w:line="276" w:lineRule="auto"/>
        <w:outlineLvl w:val="2"/>
        <w:rPr>
          <w:ins w:id="1348" w:author="Makkineni Lokesh (MAS)" w:date="2019-09-25T12:00:00Z"/>
          <w:rFonts w:ascii="Franklin Gothic Book" w:hAnsi="Franklin Gothic Book"/>
          <w:rPrChange w:id="1349" w:author="Makkineni Lokesh (MAS)" w:date="2019-09-25T12:04:00Z">
            <w:rPr>
              <w:ins w:id="1350" w:author="Makkineni Lokesh (MAS)" w:date="2019-09-25T12:00:00Z"/>
              <w:sz w:val="24"/>
              <w:szCs w:val="24"/>
            </w:rPr>
          </w:rPrChange>
        </w:rPr>
        <w:pPrChange w:id="1351" w:author="Makkineni Lokesh (MAS)" w:date="2019-09-25T12:09:00Z">
          <w:pPr>
            <w:pStyle w:val="ListParagraph"/>
            <w:numPr>
              <w:numId w:val="10"/>
            </w:numPr>
            <w:ind w:hanging="360"/>
          </w:pPr>
        </w:pPrChange>
      </w:pPr>
    </w:p>
    <w:p w14:paraId="28002EC9" w14:textId="4E98364A" w:rsidR="004317F0" w:rsidRDefault="00161E00" w:rsidP="00161E00">
      <w:pPr>
        <w:pStyle w:val="ListParagraph"/>
        <w:spacing w:before="100" w:beforeAutospacing="1" w:after="100" w:afterAutospacing="1" w:line="276" w:lineRule="auto"/>
        <w:ind w:firstLine="720"/>
        <w:outlineLvl w:val="2"/>
        <w:rPr>
          <w:ins w:id="1352" w:author="Makkineni Lokesh (MAS)" w:date="2019-09-25T12:13:00Z"/>
          <w:rFonts w:ascii="Franklin Gothic Book" w:hAnsi="Franklin Gothic Book"/>
        </w:rPr>
        <w:pPrChange w:id="1353" w:author="Makkineni Lokesh (MAS)" w:date="2019-09-25T12:17:00Z">
          <w:pPr>
            <w:pStyle w:val="Heading1"/>
            <w:numPr>
              <w:numId w:val="19"/>
            </w:numPr>
            <w:ind w:left="452" w:hanging="452"/>
          </w:pPr>
        </w:pPrChange>
      </w:pPr>
      <w:ins w:id="1354" w:author="Makkineni Lokesh (MAS)" w:date="2019-09-25T12:14:00Z">
        <w:r>
          <w:rPr>
            <w:rFonts w:ascii="Franklin Gothic Book" w:hAnsi="Franklin Gothic Book"/>
          </w:rPr>
          <w:t>Base (target):</w:t>
        </w:r>
      </w:ins>
      <w:ins w:id="1355" w:author="Makkineni Lokesh (MAS)" w:date="2019-09-25T12:13:00Z">
        <w:r>
          <w:rPr>
            <w:rFonts w:ascii="Franklin Gothic Book" w:hAnsi="Franklin Gothic Book"/>
          </w:rPr>
          <w:t xml:space="preserve"> Branch on which changes to be </w:t>
        </w:r>
      </w:ins>
      <w:ins w:id="1356" w:author="Makkineni Lokesh (MAS)" w:date="2019-09-25T12:14:00Z">
        <w:r>
          <w:rPr>
            <w:rFonts w:ascii="Franklin Gothic Book" w:hAnsi="Franklin Gothic Book"/>
          </w:rPr>
          <w:t>merged</w:t>
        </w:r>
      </w:ins>
    </w:p>
    <w:p w14:paraId="79C2DBB3" w14:textId="77DE3324" w:rsidR="00161E00" w:rsidRDefault="00161E00" w:rsidP="00161E00">
      <w:pPr>
        <w:pStyle w:val="ListParagraph"/>
        <w:spacing w:before="100" w:beforeAutospacing="1" w:after="100" w:afterAutospacing="1" w:line="276" w:lineRule="auto"/>
        <w:ind w:firstLine="720"/>
        <w:outlineLvl w:val="2"/>
        <w:rPr>
          <w:ins w:id="1357" w:author="Makkineni Lokesh (MAS)" w:date="2019-09-25T12:17:00Z"/>
          <w:rFonts w:ascii="Franklin Gothic Book" w:hAnsi="Franklin Gothic Book"/>
        </w:rPr>
        <w:pPrChange w:id="1358" w:author="Makkineni Lokesh (MAS)" w:date="2019-09-25T12:17:00Z">
          <w:pPr>
            <w:pStyle w:val="Heading1"/>
            <w:numPr>
              <w:numId w:val="19"/>
            </w:numPr>
            <w:ind w:left="452" w:hanging="452"/>
          </w:pPr>
        </w:pPrChange>
      </w:pPr>
      <w:ins w:id="1359" w:author="Makkineni Lokesh (MAS)" w:date="2019-09-25T12:15:00Z">
        <w:r>
          <w:rPr>
            <w:rFonts w:ascii="Franklin Gothic Book" w:hAnsi="Franklin Gothic Book"/>
          </w:rPr>
          <w:t>Compare (</w:t>
        </w:r>
      </w:ins>
      <w:ins w:id="1360" w:author="Makkineni Lokesh (MAS)" w:date="2019-09-25T12:14:00Z">
        <w:r>
          <w:rPr>
            <w:rFonts w:ascii="Franklin Gothic Book" w:hAnsi="Franklin Gothic Book"/>
          </w:rPr>
          <w:t>source): Branch</w:t>
        </w:r>
      </w:ins>
      <w:ins w:id="1361" w:author="Makkineni Lokesh (MAS)" w:date="2019-09-25T12:13:00Z">
        <w:r>
          <w:rPr>
            <w:rFonts w:ascii="Franklin Gothic Book" w:hAnsi="Franklin Gothic Book"/>
          </w:rPr>
          <w:t xml:space="preserve"> which need to be merged with</w:t>
        </w:r>
      </w:ins>
    </w:p>
    <w:p w14:paraId="225CF1E7" w14:textId="77777777" w:rsidR="00161E00" w:rsidRPr="004317F0" w:rsidRDefault="00161E00" w:rsidP="00161E00">
      <w:pPr>
        <w:pStyle w:val="ListParagraph"/>
        <w:spacing w:before="100" w:beforeAutospacing="1" w:after="100" w:afterAutospacing="1" w:line="276" w:lineRule="auto"/>
        <w:ind w:firstLine="720"/>
        <w:outlineLvl w:val="2"/>
        <w:rPr>
          <w:ins w:id="1362" w:author="Makkineni Lokesh (MAS)" w:date="2019-09-25T11:58:00Z"/>
          <w:rFonts w:ascii="Franklin Gothic Book" w:hAnsi="Franklin Gothic Book"/>
          <w:rPrChange w:id="1363" w:author="Makkineni Lokesh (MAS)" w:date="2019-09-25T11:59:00Z">
            <w:rPr>
              <w:ins w:id="1364" w:author="Makkineni Lokesh (MAS)" w:date="2019-09-25T11:58:00Z"/>
              <w:rFonts w:ascii="Franklin Gothic Book" w:hAnsi="Franklin Gothic Book"/>
              <w:b/>
              <w:caps/>
              <w:color w:val="FF0000"/>
              <w:sz w:val="28"/>
              <w:szCs w:val="28"/>
            </w:rPr>
          </w:rPrChange>
        </w:rPr>
        <w:pPrChange w:id="1365" w:author="Makkineni Lokesh (MAS)" w:date="2019-09-25T12:17:00Z">
          <w:pPr>
            <w:pStyle w:val="Heading1"/>
            <w:numPr>
              <w:numId w:val="19"/>
            </w:numPr>
            <w:ind w:left="452" w:hanging="452"/>
          </w:pPr>
        </w:pPrChange>
      </w:pPr>
    </w:p>
    <w:p w14:paraId="33AEDF52" w14:textId="2D2D59F5" w:rsidR="004317F0" w:rsidRPr="00161E00" w:rsidRDefault="00161E00" w:rsidP="00161E0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366" w:author="Makkineni Lokesh (MAS)" w:date="2019-09-25T12:16:00Z"/>
          <w:rFonts w:ascii="Franklin Gothic Book" w:hAnsi="Franklin Gothic Book"/>
          <w:rPrChange w:id="1367" w:author="Makkineni Lokesh (MAS)" w:date="2019-09-25T12:17:00Z">
            <w:rPr>
              <w:ins w:id="1368" w:author="Makkineni Lokesh (MAS)" w:date="2019-09-25T12:16:00Z"/>
            </w:rPr>
          </w:rPrChange>
        </w:rPr>
        <w:pPrChange w:id="1369" w:author="Makkineni Lokesh (MAS)" w:date="2019-09-25T12:17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ins w:id="1370" w:author="Makkineni Lokesh (MAS)" w:date="2019-09-25T12:15:00Z">
        <w:r w:rsidRPr="00161E00">
          <w:rPr>
            <w:rFonts w:ascii="Franklin Gothic Book" w:hAnsi="Franklin Gothic Book"/>
            <w:rPrChange w:id="1371" w:author="Makkineni Lokesh (MAS)" w:date="2019-09-25T12:17:00Z">
              <w:rPr/>
            </w:rPrChange>
          </w:rPr>
          <w:t xml:space="preserve">Once Pull request is </w:t>
        </w:r>
      </w:ins>
      <w:ins w:id="1372" w:author="Makkineni Lokesh (MAS)" w:date="2019-09-25T12:16:00Z">
        <w:r w:rsidRPr="00161E00">
          <w:rPr>
            <w:rFonts w:ascii="Franklin Gothic Book" w:hAnsi="Franklin Gothic Book"/>
            <w:rPrChange w:id="1373" w:author="Makkineni Lokesh (MAS)" w:date="2019-09-25T12:17:00Z">
              <w:rPr/>
            </w:rPrChange>
          </w:rPr>
          <w:t>raised, approvers</w:t>
        </w:r>
      </w:ins>
      <w:ins w:id="1374" w:author="Makkineni Lokesh (MAS)" w:date="2019-09-25T12:15:00Z">
        <w:r w:rsidRPr="00161E00">
          <w:rPr>
            <w:rFonts w:ascii="Franklin Gothic Book" w:hAnsi="Franklin Gothic Book"/>
            <w:rPrChange w:id="1375" w:author="Makkineni Lokesh (MAS)" w:date="2019-09-25T12:17:00Z">
              <w:rPr/>
            </w:rPrChange>
          </w:rPr>
          <w:t xml:space="preserve"> get notified and they can approve the pull request and merge the changes with develop branch</w:t>
        </w:r>
      </w:ins>
      <w:ins w:id="1376" w:author="Makkineni Lokesh (MAS)" w:date="2019-09-25T12:16:00Z">
        <w:r w:rsidRPr="00161E00">
          <w:rPr>
            <w:rFonts w:ascii="Franklin Gothic Book" w:hAnsi="Franklin Gothic Book"/>
            <w:rPrChange w:id="1377" w:author="Makkineni Lokesh (MAS)" w:date="2019-09-25T12:17:00Z">
              <w:rPr/>
            </w:rPrChange>
          </w:rPr>
          <w:t>.</w:t>
        </w:r>
      </w:ins>
    </w:p>
    <w:p w14:paraId="3FE0D79B" w14:textId="334F1C15" w:rsidR="00161E00" w:rsidRDefault="00161E00" w:rsidP="00161E0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378" w:author="Makkineni Lokesh (MAS)" w:date="2019-09-25T15:08:00Z"/>
        </w:rPr>
        <w:pPrChange w:id="1379" w:author="Makkineni Lokesh (MAS)" w:date="2019-09-25T12:17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ins w:id="1380" w:author="Makkineni Lokesh (MAS)" w:date="2019-09-25T12:16:00Z">
        <w:r w:rsidRPr="00161E00">
          <w:rPr>
            <w:rFonts w:ascii="Franklin Gothic Book" w:hAnsi="Franklin Gothic Book"/>
            <w:rPrChange w:id="1381" w:author="Makkineni Lokesh (MAS)" w:date="2019-09-25T12:17:00Z">
              <w:rPr/>
            </w:rPrChange>
          </w:rPr>
          <w:t>Only pull request for mater branch should be from develop branch and that should be raised when code is ready to deploy on production</w:t>
        </w:r>
        <w:r>
          <w:t>.</w:t>
        </w:r>
      </w:ins>
    </w:p>
    <w:p w14:paraId="7CF527A5" w14:textId="2D09FAC8" w:rsidR="006B4B82" w:rsidRDefault="006B4B82" w:rsidP="006B4B82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outlineLvl w:val="2"/>
        <w:rPr>
          <w:ins w:id="1382" w:author="Makkineni Lokesh (MAS)" w:date="2019-09-25T15:09:00Z"/>
          <w:rFonts w:ascii="Franklin Gothic Book" w:hAnsi="Franklin Gothic Book"/>
        </w:rPr>
        <w:pPrChange w:id="1383" w:author="Makkineni Lokesh (MAS)" w:date="2019-09-25T12:17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ins w:id="1384" w:author="Makkineni Lokesh (MAS)" w:date="2019-09-25T15:09:00Z">
        <w:r w:rsidRPr="006B4B82">
          <w:rPr>
            <w:rFonts w:ascii="Franklin Gothic Book" w:hAnsi="Franklin Gothic Book"/>
            <w:rPrChange w:id="1385" w:author="Makkineni Lokesh (MAS)" w:date="2019-09-25T15:09:00Z">
              <w:rPr>
                <w:rFonts w:ascii="Franklin Gothic Book" w:hAnsi="Franklin Gothic Book"/>
              </w:rPr>
            </w:rPrChange>
          </w:rPr>
          <w:t>Release:</w:t>
        </w:r>
        <w:r w:rsidRPr="006B4B82">
          <w:rPr>
            <w:rFonts w:ascii="Franklin Gothic Book" w:hAnsi="Franklin Gothic Book"/>
            <w:rPrChange w:id="1386" w:author="Makkineni Lokesh (MAS)" w:date="2019-09-25T15:09:00Z">
              <w:rPr/>
            </w:rPrChange>
          </w:rPr>
          <w:t xml:space="preserve"> While all source code changes are merged with develop branch and ready to </w:t>
        </w:r>
        <w:r w:rsidRPr="006B4B82">
          <w:rPr>
            <w:rFonts w:ascii="Franklin Gothic Book" w:hAnsi="Franklin Gothic Book"/>
            <w:rPrChange w:id="1387" w:author="Makkineni Lokesh (MAS)" w:date="2019-09-25T15:09:00Z">
              <w:rPr>
                <w:rFonts w:ascii="Franklin Gothic Book" w:hAnsi="Franklin Gothic Book"/>
              </w:rPr>
            </w:rPrChange>
          </w:rPr>
          <w:t>release. Can</w:t>
        </w:r>
        <w:r w:rsidRPr="006B4B82">
          <w:rPr>
            <w:rFonts w:ascii="Franklin Gothic Book" w:hAnsi="Franklin Gothic Book"/>
            <w:rPrChange w:id="1388" w:author="Makkineni Lokesh (MAS)" w:date="2019-09-25T15:09:00Z">
              <w:rPr/>
            </w:rPrChange>
          </w:rPr>
          <w:t xml:space="preserve"> create a release from the develop branch and add the published </w:t>
        </w:r>
      </w:ins>
      <w:ins w:id="1389" w:author="Makkineni Lokesh (MAS)" w:date="2019-09-25T15:10:00Z">
        <w:r>
          <w:rPr>
            <w:rFonts w:ascii="Franklin Gothic Book" w:hAnsi="Franklin Gothic Book"/>
          </w:rPr>
          <w:t>(deployable</w:t>
        </w:r>
      </w:ins>
      <w:ins w:id="1390" w:author="Makkineni Lokesh (MAS)" w:date="2019-09-25T15:11:00Z">
        <w:r>
          <w:rPr>
            <w:rFonts w:ascii="Franklin Gothic Book" w:hAnsi="Franklin Gothic Book"/>
          </w:rPr>
          <w:t>)</w:t>
        </w:r>
        <w:r w:rsidRPr="006B4B82">
          <w:rPr>
            <w:rFonts w:ascii="Franklin Gothic Book" w:hAnsi="Franklin Gothic Book"/>
            <w:rPrChange w:id="1391" w:author="Makkineni Lokesh (MAS)" w:date="2019-09-25T15:09:00Z">
              <w:rPr>
                <w:rFonts w:ascii="Franklin Gothic Book" w:hAnsi="Franklin Gothic Book"/>
              </w:rPr>
            </w:rPrChange>
          </w:rPr>
          <w:t xml:space="preserve"> files</w:t>
        </w:r>
        <w:r>
          <w:rPr>
            <w:rFonts w:ascii="Franklin Gothic Book" w:hAnsi="Franklin Gothic Book"/>
          </w:rPr>
          <w:t>. Ideally deployable files should be on artifactory</w:t>
        </w:r>
      </w:ins>
      <w:ins w:id="1392" w:author="Makkineni Lokesh (MAS)" w:date="2019-09-25T15:14:00Z">
        <w:r w:rsidR="009C14BC">
          <w:rPr>
            <w:rFonts w:ascii="Franklin Gothic Book" w:hAnsi="Franklin Gothic Book"/>
          </w:rPr>
          <w:t xml:space="preserve"> Repository (JFrog/Nexus) for continuous Integration and deployment</w:t>
        </w:r>
      </w:ins>
      <w:ins w:id="1393" w:author="Makkineni Lokesh (MAS)" w:date="2019-09-25T15:11:00Z">
        <w:r>
          <w:rPr>
            <w:rFonts w:ascii="Franklin Gothic Book" w:hAnsi="Franklin Gothic Book"/>
          </w:rPr>
          <w:t xml:space="preserve">. </w:t>
        </w:r>
      </w:ins>
    </w:p>
    <w:p w14:paraId="71CA51B8" w14:textId="6A7BE8A6" w:rsidR="006B4B82" w:rsidRPr="006B4B82" w:rsidRDefault="006B4B82" w:rsidP="006B4B82">
      <w:pPr>
        <w:pStyle w:val="ListParagraph"/>
        <w:spacing w:before="100" w:beforeAutospacing="1" w:after="100" w:afterAutospacing="1" w:line="276" w:lineRule="auto"/>
        <w:outlineLvl w:val="2"/>
        <w:rPr>
          <w:ins w:id="1394" w:author="Makkineni Lokesh (MAS)" w:date="2019-09-25T11:58:00Z"/>
          <w:rFonts w:ascii="Franklin Gothic Book" w:hAnsi="Franklin Gothic Book"/>
          <w:rPrChange w:id="1395" w:author="Makkineni Lokesh (MAS)" w:date="2019-09-25T15:09:00Z">
            <w:rPr>
              <w:ins w:id="1396" w:author="Makkineni Lokesh (MAS)" w:date="2019-09-25T11:58:00Z"/>
              <w:b/>
            </w:rPr>
          </w:rPrChange>
        </w:rPr>
        <w:pPrChange w:id="1397" w:author="Makkineni Lokesh (MAS)" w:date="2019-09-25T15:09:00Z">
          <w:pPr>
            <w:pStyle w:val="ListParagraph"/>
            <w:numPr>
              <w:numId w:val="10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ins w:id="1398" w:author="Makkineni Lokesh (MAS)" w:date="2019-09-25T15:09:00Z">
        <w:r>
          <w:rPr>
            <w:noProof/>
          </w:rPr>
          <w:drawing>
            <wp:inline distT="0" distB="0" distL="0" distR="0" wp14:anchorId="2E99145A" wp14:editId="3E6D06A0">
              <wp:extent cx="5943600" cy="3181350"/>
              <wp:effectExtent l="0" t="0" r="0" b="0"/>
              <wp:docPr id="51" name="Picture 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81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0239429" w14:textId="417CDBB4" w:rsidR="00EC1DB5" w:rsidRPr="00042D9B" w:rsidDel="007A6AE4" w:rsidRDefault="005948F9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399" w:author="Makkineni Lokesh (MAS)" w:date="2019-09-24T19:42:00Z"/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</w:rPr>
        <w:pPrChange w:id="1400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del w:id="1401" w:author="Makkineni Lokesh (MAS)" w:date="2019-09-24T20:16:00Z">
        <w:r w:rsidRPr="00042D9B" w:rsidDel="00042D9B">
          <w:rPr>
            <w:rFonts w:asciiTheme="majorHAnsi" w:eastAsiaTheme="majorEastAsia" w:hAnsiTheme="majorHAnsi" w:cstheme="majorBidi"/>
            <w:color w:val="2E74B5" w:themeColor="accent1" w:themeShade="BF"/>
            <w:sz w:val="26"/>
            <w:szCs w:val="26"/>
          </w:rPr>
          <w:lastRenderedPageBreak/>
          <w:delText xml:space="preserve">      </w:delText>
        </w:r>
      </w:del>
      <w:del w:id="1402" w:author="Makkineni Lokesh (MAS)" w:date="2019-09-24T19:42:00Z">
        <w:r w:rsidR="0060358E" w:rsidRPr="00042D9B" w:rsidDel="007A6AE4">
          <w:rPr>
            <w:b/>
          </w:rPr>
          <w:delText>Step:</w:delText>
        </w:r>
        <w:r w:rsidRPr="00042D9B" w:rsidDel="007A6AE4">
          <w:rPr>
            <w:b/>
          </w:rPr>
          <w:delText xml:space="preserve"> 1</w:delText>
        </w:r>
        <w:bookmarkStart w:id="1403" w:name="_Toc20310997"/>
        <w:bookmarkStart w:id="1404" w:name="_Toc20311135"/>
        <w:bookmarkStart w:id="1405" w:name="_Toc20315597"/>
        <w:bookmarkStart w:id="1406" w:name="_Toc20316854"/>
        <w:bookmarkStart w:id="1407" w:name="_Toc20316977"/>
        <w:bookmarkEnd w:id="1403"/>
        <w:bookmarkEnd w:id="1404"/>
        <w:bookmarkEnd w:id="1405"/>
        <w:bookmarkEnd w:id="1406"/>
        <w:bookmarkEnd w:id="1407"/>
      </w:del>
    </w:p>
    <w:p w14:paraId="47DE8CA4" w14:textId="0CD2AEA0" w:rsidR="00EC1DB5" w:rsidRPr="00042D9B" w:rsidDel="007A6AE4" w:rsidRDefault="00EC1DB5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08" w:author="Makkineni Lokesh (MAS)" w:date="2019-09-24T19:42:00Z"/>
        </w:rPr>
        <w:pPrChange w:id="1409" w:author="Makkineni Lokesh (MAS)" w:date="2019-09-25T11:58:00Z">
          <w:pPr>
            <w:pStyle w:val="ListParagraph"/>
            <w:numPr>
              <w:numId w:val="11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del w:id="1410" w:author="Makkineni Lokesh (MAS)" w:date="2019-09-24T19:42:00Z">
        <w:r w:rsidRPr="00042D9B" w:rsidDel="007A6AE4">
          <w:delText>In the top right corner of GitHub, click your profile photo, then</w:delText>
        </w:r>
      </w:del>
      <w:ins w:id="1411" w:author="Rohitashva Pandey (MFG)" w:date="2019-01-17T14:52:00Z">
        <w:del w:id="1412" w:author="Makkineni Lokesh (MAS)" w:date="2019-09-24T19:42:00Z">
          <w:r w:rsidR="00E83F50" w:rsidRPr="00042D9B" w:rsidDel="007A6AE4">
            <w:delText>and then</w:delText>
          </w:r>
        </w:del>
      </w:ins>
      <w:del w:id="1413" w:author="Makkineni Lokesh (MAS)" w:date="2019-09-24T19:42:00Z">
        <w:r w:rsidRPr="00042D9B" w:rsidDel="007A6AE4">
          <w:delText xml:space="preserve"> click </w:delText>
        </w:r>
        <w:r w:rsidR="0060358E" w:rsidRPr="00042D9B" w:rsidDel="007A6AE4">
          <w:rPr>
            <w:b/>
            <w:bCs/>
          </w:rPr>
          <w:delText>your</w:delText>
        </w:r>
        <w:r w:rsidRPr="00042D9B" w:rsidDel="007A6AE4">
          <w:rPr>
            <w:b/>
            <w:bCs/>
          </w:rPr>
          <w:delText xml:space="preserve"> profile</w:delText>
        </w:r>
        <w:r w:rsidRPr="00042D9B" w:rsidDel="007A6AE4">
          <w:delText>.</w:delText>
        </w:r>
        <w:bookmarkStart w:id="1414" w:name="_Toc20310998"/>
        <w:bookmarkStart w:id="1415" w:name="_Toc20311136"/>
        <w:bookmarkStart w:id="1416" w:name="_Toc20315598"/>
        <w:bookmarkStart w:id="1417" w:name="_Toc20316855"/>
        <w:bookmarkStart w:id="1418" w:name="_Toc20316978"/>
        <w:bookmarkEnd w:id="1414"/>
        <w:bookmarkEnd w:id="1415"/>
        <w:bookmarkEnd w:id="1416"/>
        <w:bookmarkEnd w:id="1417"/>
        <w:bookmarkEnd w:id="1418"/>
      </w:del>
    </w:p>
    <w:p w14:paraId="7597481E" w14:textId="2BD11E19" w:rsidR="00EC1DB5" w:rsidRPr="0046332E" w:rsidDel="004317F0" w:rsidRDefault="00EC1DB5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19" w:author="Makkineni Lokesh (MAS)" w:date="2019-09-25T11:55:00Z"/>
          <w:rFonts w:ascii="Franklin Gothic Book" w:hAnsi="Franklin Gothic Book"/>
          <w:rPrChange w:id="1420" w:author="Rohitashva Pandey (MFG)" w:date="2019-01-17T15:01:00Z">
            <w:rPr>
              <w:del w:id="1421" w:author="Makkineni Lokesh (MAS)" w:date="2019-09-25T11:55:00Z"/>
            </w:rPr>
          </w:rPrChange>
        </w:rPr>
        <w:pPrChange w:id="1422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del w:id="1423" w:author="Makkineni Lokesh (MAS)" w:date="2019-09-24T19:42:00Z">
        <w:r w:rsidRPr="0046332E" w:rsidDel="007A6AE4">
          <w:rPr>
            <w:rFonts w:ascii="Franklin Gothic Book" w:hAnsi="Franklin Gothic Book"/>
            <w:noProof/>
            <w:rPrChange w:id="1424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253FEC53" wp14:editId="2BBE6A7F">
              <wp:extent cx="4572000" cy="2570285"/>
              <wp:effectExtent l="0" t="0" r="0" b="1905"/>
              <wp:docPr id="31" name="Picture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25702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bookmarkStart w:id="1425" w:name="_Toc20310999"/>
      <w:bookmarkStart w:id="1426" w:name="_Toc20311137"/>
      <w:bookmarkStart w:id="1427" w:name="_Toc20315599"/>
      <w:bookmarkStart w:id="1428" w:name="_Toc20316856"/>
      <w:bookmarkStart w:id="1429" w:name="_Toc20316979"/>
      <w:bookmarkEnd w:id="1425"/>
      <w:bookmarkEnd w:id="1426"/>
      <w:bookmarkEnd w:id="1427"/>
      <w:bookmarkEnd w:id="1428"/>
      <w:bookmarkEnd w:id="1429"/>
    </w:p>
    <w:p w14:paraId="737A14B1" w14:textId="493A9878" w:rsidR="00F41B8B" w:rsidRPr="0046332E" w:rsidDel="00E57EBE" w:rsidRDefault="00F41B8B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30" w:author="Makkineni Lokesh (MAS)" w:date="2019-09-24T19:39:00Z"/>
          <w:rFonts w:ascii="Franklin Gothic Book" w:eastAsiaTheme="majorEastAsia" w:hAnsi="Franklin Gothic Book" w:cstheme="majorBidi"/>
          <w:color w:val="2E74B5" w:themeColor="accent1" w:themeShade="BF"/>
          <w:sz w:val="26"/>
          <w:szCs w:val="26"/>
          <w:rPrChange w:id="1431" w:author="Rohitashva Pandey (MFG)" w:date="2019-01-17T15:01:00Z">
            <w:rPr>
              <w:del w:id="1432" w:author="Makkineni Lokesh (MAS)" w:date="2019-09-24T19:39:00Z"/>
              <w:rFonts w:asciiTheme="majorHAnsi" w:eastAsiaTheme="majorEastAsia" w:hAnsiTheme="majorHAnsi" w:cstheme="majorBidi"/>
              <w:color w:val="2E74B5" w:themeColor="accent1" w:themeShade="BF"/>
              <w:sz w:val="26"/>
              <w:szCs w:val="26"/>
            </w:rPr>
          </w:rPrChange>
        </w:rPr>
        <w:pPrChange w:id="1433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bookmarkStart w:id="1434" w:name="_Toc20311000"/>
      <w:bookmarkStart w:id="1435" w:name="_Toc20311138"/>
      <w:bookmarkStart w:id="1436" w:name="_Toc20315600"/>
      <w:bookmarkStart w:id="1437" w:name="_Toc20316857"/>
      <w:bookmarkStart w:id="1438" w:name="_Toc20316980"/>
      <w:bookmarkEnd w:id="1434"/>
      <w:bookmarkEnd w:id="1435"/>
      <w:bookmarkEnd w:id="1436"/>
      <w:bookmarkEnd w:id="1437"/>
      <w:bookmarkEnd w:id="1438"/>
    </w:p>
    <w:p w14:paraId="2D78B633" w14:textId="73C83180" w:rsidR="00F41B8B" w:rsidRPr="0046332E" w:rsidDel="00E57EBE" w:rsidRDefault="00F41B8B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39" w:author="Makkineni Lokesh (MAS)" w:date="2019-09-24T19:39:00Z"/>
          <w:rFonts w:ascii="Franklin Gothic Book" w:eastAsiaTheme="majorEastAsia" w:hAnsi="Franklin Gothic Book" w:cstheme="majorBidi"/>
          <w:color w:val="2E74B5" w:themeColor="accent1" w:themeShade="BF"/>
          <w:sz w:val="26"/>
          <w:szCs w:val="26"/>
          <w:rPrChange w:id="1440" w:author="Rohitashva Pandey (MFG)" w:date="2019-01-17T15:01:00Z">
            <w:rPr>
              <w:del w:id="1441" w:author="Makkineni Lokesh (MAS)" w:date="2019-09-24T19:39:00Z"/>
              <w:rFonts w:asciiTheme="majorHAnsi" w:eastAsiaTheme="majorEastAsia" w:hAnsiTheme="majorHAnsi" w:cstheme="majorBidi"/>
              <w:color w:val="2E74B5" w:themeColor="accent1" w:themeShade="BF"/>
              <w:sz w:val="26"/>
              <w:szCs w:val="26"/>
            </w:rPr>
          </w:rPrChange>
        </w:rPr>
        <w:pPrChange w:id="1442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bookmarkStart w:id="1443" w:name="_Toc20311001"/>
      <w:bookmarkStart w:id="1444" w:name="_Toc20311139"/>
      <w:bookmarkStart w:id="1445" w:name="_Toc20315601"/>
      <w:bookmarkStart w:id="1446" w:name="_Toc20316858"/>
      <w:bookmarkStart w:id="1447" w:name="_Toc20316981"/>
      <w:bookmarkEnd w:id="1443"/>
      <w:bookmarkEnd w:id="1444"/>
      <w:bookmarkEnd w:id="1445"/>
      <w:bookmarkEnd w:id="1446"/>
      <w:bookmarkEnd w:id="1447"/>
    </w:p>
    <w:p w14:paraId="0AF28B96" w14:textId="3F5E3D54" w:rsidR="00F41B8B" w:rsidRPr="0046332E" w:rsidDel="00E57EBE" w:rsidRDefault="00F41B8B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48" w:author="Makkineni Lokesh (MAS)" w:date="2019-09-24T19:39:00Z"/>
          <w:rFonts w:ascii="Franklin Gothic Book" w:eastAsiaTheme="majorEastAsia" w:hAnsi="Franklin Gothic Book" w:cstheme="majorBidi"/>
          <w:color w:val="2E74B5" w:themeColor="accent1" w:themeShade="BF"/>
          <w:sz w:val="26"/>
          <w:szCs w:val="26"/>
          <w:rPrChange w:id="1449" w:author="Rohitashva Pandey (MFG)" w:date="2019-01-17T15:01:00Z">
            <w:rPr>
              <w:del w:id="1450" w:author="Makkineni Lokesh (MAS)" w:date="2019-09-24T19:39:00Z"/>
              <w:rFonts w:asciiTheme="majorHAnsi" w:eastAsiaTheme="majorEastAsia" w:hAnsiTheme="majorHAnsi" w:cstheme="majorBidi"/>
              <w:color w:val="2E74B5" w:themeColor="accent1" w:themeShade="BF"/>
              <w:sz w:val="26"/>
              <w:szCs w:val="26"/>
            </w:rPr>
          </w:rPrChange>
        </w:rPr>
        <w:pPrChange w:id="1451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bookmarkStart w:id="1452" w:name="_Toc20311002"/>
      <w:bookmarkStart w:id="1453" w:name="_Toc20311140"/>
      <w:bookmarkStart w:id="1454" w:name="_Toc20315602"/>
      <w:bookmarkStart w:id="1455" w:name="_Toc20316859"/>
      <w:bookmarkStart w:id="1456" w:name="_Toc20316982"/>
      <w:bookmarkEnd w:id="1452"/>
      <w:bookmarkEnd w:id="1453"/>
      <w:bookmarkEnd w:id="1454"/>
      <w:bookmarkEnd w:id="1455"/>
      <w:bookmarkEnd w:id="1456"/>
    </w:p>
    <w:p w14:paraId="15E1B0CB" w14:textId="4854658D" w:rsidR="00F41B8B" w:rsidRPr="0046332E" w:rsidDel="00E57EBE" w:rsidRDefault="00F41B8B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57" w:author="Makkineni Lokesh (MAS)" w:date="2019-09-24T19:39:00Z"/>
          <w:rFonts w:ascii="Franklin Gothic Book" w:eastAsiaTheme="majorEastAsia" w:hAnsi="Franklin Gothic Book" w:cstheme="majorBidi"/>
          <w:color w:val="2E74B5" w:themeColor="accent1" w:themeShade="BF"/>
          <w:sz w:val="26"/>
          <w:szCs w:val="26"/>
          <w:rPrChange w:id="1458" w:author="Rohitashva Pandey (MFG)" w:date="2019-01-17T15:01:00Z">
            <w:rPr>
              <w:del w:id="1459" w:author="Makkineni Lokesh (MAS)" w:date="2019-09-24T19:39:00Z"/>
              <w:rFonts w:asciiTheme="majorHAnsi" w:eastAsiaTheme="majorEastAsia" w:hAnsiTheme="majorHAnsi" w:cstheme="majorBidi"/>
              <w:color w:val="2E74B5" w:themeColor="accent1" w:themeShade="BF"/>
              <w:sz w:val="26"/>
              <w:szCs w:val="26"/>
            </w:rPr>
          </w:rPrChange>
        </w:rPr>
        <w:pPrChange w:id="1460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bookmarkStart w:id="1461" w:name="_Toc20311003"/>
      <w:bookmarkStart w:id="1462" w:name="_Toc20311141"/>
      <w:bookmarkStart w:id="1463" w:name="_Toc20315603"/>
      <w:bookmarkStart w:id="1464" w:name="_Toc20316860"/>
      <w:bookmarkStart w:id="1465" w:name="_Toc20316983"/>
      <w:bookmarkEnd w:id="1461"/>
      <w:bookmarkEnd w:id="1462"/>
      <w:bookmarkEnd w:id="1463"/>
      <w:bookmarkEnd w:id="1464"/>
      <w:bookmarkEnd w:id="1465"/>
    </w:p>
    <w:p w14:paraId="469D72C4" w14:textId="5FAB5FC3" w:rsidR="00005CAB" w:rsidRPr="0046332E" w:rsidDel="00E57EBE" w:rsidRDefault="00005CAB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66" w:author="Makkineni Lokesh (MAS)" w:date="2019-09-24T19:39:00Z"/>
          <w:rFonts w:ascii="Franklin Gothic Book" w:eastAsiaTheme="majorEastAsia" w:hAnsi="Franklin Gothic Book" w:cstheme="majorBidi"/>
          <w:color w:val="2E74B5" w:themeColor="accent1" w:themeShade="BF"/>
          <w:sz w:val="26"/>
          <w:szCs w:val="26"/>
          <w:rPrChange w:id="1467" w:author="Rohitashva Pandey (MFG)" w:date="2019-01-17T15:01:00Z">
            <w:rPr>
              <w:del w:id="1468" w:author="Makkineni Lokesh (MAS)" w:date="2019-09-24T19:39:00Z"/>
              <w:rFonts w:asciiTheme="majorHAnsi" w:eastAsiaTheme="majorEastAsia" w:hAnsiTheme="majorHAnsi" w:cstheme="majorBidi"/>
              <w:color w:val="2E74B5" w:themeColor="accent1" w:themeShade="BF"/>
              <w:sz w:val="26"/>
              <w:szCs w:val="26"/>
            </w:rPr>
          </w:rPrChange>
        </w:rPr>
        <w:pPrChange w:id="1469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bookmarkStart w:id="1470" w:name="_Toc20311004"/>
      <w:bookmarkStart w:id="1471" w:name="_Toc20311142"/>
      <w:bookmarkStart w:id="1472" w:name="_Toc20315604"/>
      <w:bookmarkStart w:id="1473" w:name="_Toc20316861"/>
      <w:bookmarkStart w:id="1474" w:name="_Toc20316984"/>
      <w:bookmarkEnd w:id="1470"/>
      <w:bookmarkEnd w:id="1471"/>
      <w:bookmarkEnd w:id="1472"/>
      <w:bookmarkEnd w:id="1473"/>
      <w:bookmarkEnd w:id="1474"/>
    </w:p>
    <w:p w14:paraId="5C20E6FB" w14:textId="08A41893" w:rsidR="00F11616" w:rsidRPr="0046332E" w:rsidDel="007A6AE4" w:rsidRDefault="0060358E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75" w:author="Makkineni Lokesh (MAS)" w:date="2019-09-24T19:43:00Z"/>
          <w:rFonts w:ascii="Franklin Gothic Book" w:hAnsi="Franklin Gothic Book"/>
          <w:b/>
          <w:rPrChange w:id="1476" w:author="Rohitashva Pandey (MFG)" w:date="2019-01-17T15:01:00Z">
            <w:rPr>
              <w:del w:id="1477" w:author="Makkineni Lokesh (MAS)" w:date="2019-09-24T19:43:00Z"/>
              <w:b/>
            </w:rPr>
          </w:rPrChange>
        </w:rPr>
        <w:pPrChange w:id="1478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del w:id="1479" w:author="Makkineni Lokesh (MAS)" w:date="2019-09-24T19:43:00Z">
        <w:r w:rsidRPr="0046332E" w:rsidDel="007A6AE4">
          <w:rPr>
            <w:rFonts w:ascii="Franklin Gothic Book" w:hAnsi="Franklin Gothic Book"/>
            <w:b/>
            <w:rPrChange w:id="1480" w:author="Rohitashva Pandey (MFG)" w:date="2019-01-17T15:01:00Z">
              <w:rPr>
                <w:b/>
              </w:rPr>
            </w:rPrChange>
          </w:rPr>
          <w:delText>Step:</w:delText>
        </w:r>
        <w:r w:rsidR="00F11616" w:rsidRPr="0046332E" w:rsidDel="007A6AE4">
          <w:rPr>
            <w:rFonts w:ascii="Franklin Gothic Book" w:hAnsi="Franklin Gothic Book"/>
            <w:b/>
            <w:rPrChange w:id="1481" w:author="Rohitashva Pandey (MFG)" w:date="2019-01-17T15:01:00Z">
              <w:rPr>
                <w:b/>
              </w:rPr>
            </w:rPrChange>
          </w:rPr>
          <w:delText xml:space="preserve"> 2</w:delText>
        </w:r>
        <w:bookmarkStart w:id="1482" w:name="_Toc20311005"/>
        <w:bookmarkStart w:id="1483" w:name="_Toc20311143"/>
        <w:bookmarkStart w:id="1484" w:name="_Toc20315605"/>
        <w:bookmarkStart w:id="1485" w:name="_Toc20316862"/>
        <w:bookmarkStart w:id="1486" w:name="_Toc20316985"/>
        <w:bookmarkEnd w:id="1482"/>
        <w:bookmarkEnd w:id="1483"/>
        <w:bookmarkEnd w:id="1484"/>
        <w:bookmarkEnd w:id="1485"/>
        <w:bookmarkEnd w:id="1486"/>
      </w:del>
    </w:p>
    <w:p w14:paraId="499A3053" w14:textId="3A807644" w:rsidR="00F41B8B" w:rsidRPr="0046332E" w:rsidDel="007A6AE4" w:rsidRDefault="00F41B8B" w:rsidP="004317F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487" w:author="Makkineni Lokesh (MAS)" w:date="2019-09-24T19:43:00Z"/>
          <w:rFonts w:ascii="Franklin Gothic Book" w:hAnsi="Franklin Gothic Book"/>
          <w:rPrChange w:id="1488" w:author="Rohitashva Pandey (MFG)" w:date="2019-01-17T15:01:00Z">
            <w:rPr>
              <w:del w:id="1489" w:author="Makkineni Lokesh (MAS)" w:date="2019-09-24T19:43:00Z"/>
            </w:rPr>
          </w:rPrChange>
        </w:rPr>
        <w:pPrChange w:id="1490" w:author="Makkineni Lokesh (MAS)" w:date="2019-09-25T11:58:00Z">
          <w:pPr>
            <w:pStyle w:val="ListParagraph"/>
            <w:numPr>
              <w:numId w:val="12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del w:id="1491" w:author="Makkineni Lokesh (MAS)" w:date="2019-09-24T19:43:00Z">
        <w:r w:rsidRPr="0046332E" w:rsidDel="007A6AE4">
          <w:rPr>
            <w:rFonts w:ascii="Franklin Gothic Book" w:hAnsi="Franklin Gothic Book"/>
            <w:rPrChange w:id="1492" w:author="Rohitashva Pandey (MFG)" w:date="2019-01-17T15:01:00Z">
              <w:rPr/>
            </w:rPrChange>
          </w:rPr>
          <w:delText>On the left side of your profile page, under "Organizations", click the icon for your organization</w:delText>
        </w:r>
      </w:del>
      <w:ins w:id="1493" w:author="Rohitashva Pandey (MFG)" w:date="2019-01-17T14:50:00Z">
        <w:del w:id="1494" w:author="Makkineni Lokesh (MAS)" w:date="2019-09-24T19:43:00Z">
          <w:r w:rsidR="00BE0B65" w:rsidRPr="0046332E" w:rsidDel="007A6AE4">
            <w:rPr>
              <w:rFonts w:ascii="Franklin Gothic Book" w:hAnsi="Franklin Gothic Book"/>
              <w:rPrChange w:id="1495" w:author="Rohitashva Pandey (MFG)" w:date="2019-01-17T15:01:00Z">
                <w:rPr/>
              </w:rPrChange>
            </w:rPr>
            <w:delText>Chemours</w:delText>
          </w:r>
        </w:del>
      </w:ins>
      <w:del w:id="1496" w:author="Makkineni Lokesh (MAS)" w:date="2019-09-24T19:43:00Z">
        <w:r w:rsidRPr="0046332E" w:rsidDel="007A6AE4">
          <w:rPr>
            <w:rFonts w:ascii="Franklin Gothic Book" w:hAnsi="Franklin Gothic Book"/>
            <w:rPrChange w:id="1497" w:author="Rohitashva Pandey (MFG)" w:date="2019-01-17T15:01:00Z">
              <w:rPr/>
            </w:rPrChange>
          </w:rPr>
          <w:delText>.</w:delText>
        </w:r>
        <w:bookmarkStart w:id="1498" w:name="_Toc20311006"/>
        <w:bookmarkStart w:id="1499" w:name="_Toc20311144"/>
        <w:bookmarkStart w:id="1500" w:name="_Toc20315606"/>
        <w:bookmarkStart w:id="1501" w:name="_Toc20316863"/>
        <w:bookmarkStart w:id="1502" w:name="_Toc20316986"/>
        <w:bookmarkEnd w:id="1498"/>
        <w:bookmarkEnd w:id="1499"/>
        <w:bookmarkEnd w:id="1500"/>
        <w:bookmarkEnd w:id="1501"/>
        <w:bookmarkEnd w:id="1502"/>
      </w:del>
    </w:p>
    <w:p w14:paraId="2148AF08" w14:textId="0B6296A9" w:rsidR="00005CAB" w:rsidRPr="0046332E" w:rsidDel="004317F0" w:rsidRDefault="00F41B8B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503" w:author="Makkineni Lokesh (MAS)" w:date="2019-09-25T11:55:00Z"/>
          <w:rFonts w:ascii="Franklin Gothic Book" w:hAnsi="Franklin Gothic Book"/>
          <w:rPrChange w:id="1504" w:author="Rohitashva Pandey (MFG)" w:date="2019-01-17T15:01:00Z">
            <w:rPr>
              <w:del w:id="1505" w:author="Makkineni Lokesh (MAS)" w:date="2019-09-25T11:55:00Z"/>
            </w:rPr>
          </w:rPrChange>
        </w:rPr>
        <w:pPrChange w:id="1506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del w:id="1507" w:author="Makkineni Lokesh (MAS)" w:date="2019-09-24T19:43:00Z">
        <w:r w:rsidRPr="0046332E" w:rsidDel="007A6AE4">
          <w:rPr>
            <w:rFonts w:ascii="Franklin Gothic Book" w:hAnsi="Franklin Gothic Book"/>
            <w:noProof/>
            <w:rPrChange w:id="1508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18AAB0AF" wp14:editId="5FD93F1F">
              <wp:extent cx="4572000" cy="2570285"/>
              <wp:effectExtent l="0" t="0" r="0" b="1905"/>
              <wp:docPr id="32" name="Picture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25702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bookmarkStart w:id="1509" w:name="_Toc20311007"/>
      <w:bookmarkStart w:id="1510" w:name="_Toc20311145"/>
      <w:bookmarkStart w:id="1511" w:name="_Toc20315607"/>
      <w:bookmarkStart w:id="1512" w:name="_Toc20316864"/>
      <w:bookmarkStart w:id="1513" w:name="_Toc20316987"/>
      <w:bookmarkEnd w:id="1509"/>
      <w:bookmarkEnd w:id="1510"/>
      <w:bookmarkEnd w:id="1511"/>
      <w:bookmarkEnd w:id="1512"/>
      <w:bookmarkEnd w:id="1513"/>
    </w:p>
    <w:p w14:paraId="39770867" w14:textId="32291884" w:rsidR="00F5583D" w:rsidRPr="0046332E" w:rsidDel="007A6AE4" w:rsidRDefault="00F5583D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514" w:author="Makkineni Lokesh (MAS)" w:date="2019-09-24T19:43:00Z"/>
          <w:rFonts w:ascii="Franklin Gothic Book" w:hAnsi="Franklin Gothic Book"/>
          <w:rPrChange w:id="1515" w:author="Rohitashva Pandey (MFG)" w:date="2019-01-17T15:01:00Z">
            <w:rPr>
              <w:del w:id="1516" w:author="Makkineni Lokesh (MAS)" w:date="2019-09-24T19:43:00Z"/>
            </w:rPr>
          </w:rPrChange>
        </w:rPr>
        <w:pPrChange w:id="1517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bookmarkStart w:id="1518" w:name="_Toc20311008"/>
      <w:bookmarkStart w:id="1519" w:name="_Toc20311146"/>
      <w:bookmarkStart w:id="1520" w:name="_Toc20315608"/>
      <w:bookmarkStart w:id="1521" w:name="_Toc20316865"/>
      <w:bookmarkStart w:id="1522" w:name="_Toc20316988"/>
      <w:bookmarkEnd w:id="1518"/>
      <w:bookmarkEnd w:id="1519"/>
      <w:bookmarkEnd w:id="1520"/>
      <w:bookmarkEnd w:id="1521"/>
      <w:bookmarkEnd w:id="1522"/>
    </w:p>
    <w:p w14:paraId="66B6E93F" w14:textId="48F6F617" w:rsidR="00F41B8B" w:rsidRPr="0046332E" w:rsidDel="007A6AE4" w:rsidRDefault="0060358E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523" w:author="Makkineni Lokesh (MAS)" w:date="2019-09-24T19:43:00Z"/>
          <w:rFonts w:ascii="Franklin Gothic Book" w:hAnsi="Franklin Gothic Book"/>
          <w:b/>
          <w:rPrChange w:id="1524" w:author="Rohitashva Pandey (MFG)" w:date="2019-01-17T15:01:00Z">
            <w:rPr>
              <w:del w:id="1525" w:author="Makkineni Lokesh (MAS)" w:date="2019-09-24T19:43:00Z"/>
              <w:b/>
            </w:rPr>
          </w:rPrChange>
        </w:rPr>
        <w:pPrChange w:id="1526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del w:id="1527" w:author="Makkineni Lokesh (MAS)" w:date="2019-09-24T19:43:00Z">
        <w:r w:rsidRPr="0046332E" w:rsidDel="007A6AE4">
          <w:rPr>
            <w:rFonts w:ascii="Franklin Gothic Book" w:hAnsi="Franklin Gothic Book"/>
            <w:b/>
            <w:rPrChange w:id="1528" w:author="Rohitashva Pandey (MFG)" w:date="2019-01-17T15:01:00Z">
              <w:rPr>
                <w:b/>
              </w:rPr>
            </w:rPrChange>
          </w:rPr>
          <w:delText>Step:</w:delText>
        </w:r>
        <w:r w:rsidR="00F22A86" w:rsidRPr="0046332E" w:rsidDel="007A6AE4">
          <w:rPr>
            <w:rFonts w:ascii="Franklin Gothic Book" w:hAnsi="Franklin Gothic Book"/>
            <w:b/>
            <w:rPrChange w:id="1529" w:author="Rohitashva Pandey (MFG)" w:date="2019-01-17T15:01:00Z">
              <w:rPr>
                <w:b/>
              </w:rPr>
            </w:rPrChange>
          </w:rPr>
          <w:delText xml:space="preserve"> 3</w:delText>
        </w:r>
        <w:bookmarkStart w:id="1530" w:name="_Toc20311009"/>
        <w:bookmarkStart w:id="1531" w:name="_Toc20311147"/>
        <w:bookmarkStart w:id="1532" w:name="_Toc20315609"/>
        <w:bookmarkStart w:id="1533" w:name="_Toc20316866"/>
        <w:bookmarkStart w:id="1534" w:name="_Toc20316989"/>
        <w:bookmarkEnd w:id="1530"/>
        <w:bookmarkEnd w:id="1531"/>
        <w:bookmarkEnd w:id="1532"/>
        <w:bookmarkEnd w:id="1533"/>
        <w:bookmarkEnd w:id="1534"/>
      </w:del>
    </w:p>
    <w:p w14:paraId="29102EA4" w14:textId="47C4649C" w:rsidR="00F22A86" w:rsidRPr="0046332E" w:rsidDel="007A6AE4" w:rsidRDefault="00F22A86" w:rsidP="004317F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535" w:author="Makkineni Lokesh (MAS)" w:date="2019-09-24T19:43:00Z"/>
          <w:rFonts w:ascii="Franklin Gothic Book" w:hAnsi="Franklin Gothic Book"/>
          <w:rPrChange w:id="1536" w:author="Rohitashva Pandey (MFG)" w:date="2019-01-17T15:01:00Z">
            <w:rPr>
              <w:del w:id="1537" w:author="Makkineni Lokesh (MAS)" w:date="2019-09-24T19:43:00Z"/>
            </w:rPr>
          </w:rPrChange>
        </w:rPr>
        <w:pPrChange w:id="1538" w:author="Makkineni Lokesh (MAS)" w:date="2019-09-25T11:58:00Z">
          <w:pPr>
            <w:pStyle w:val="ListParagraph"/>
            <w:numPr>
              <w:numId w:val="13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del w:id="1539" w:author="Makkineni Lokesh (MAS)" w:date="2019-09-24T19:43:00Z">
        <w:r w:rsidRPr="0046332E" w:rsidDel="007A6AE4">
          <w:rPr>
            <w:rFonts w:ascii="Franklin Gothic Book" w:hAnsi="Franklin Gothic Book"/>
            <w:rPrChange w:id="1540" w:author="Rohitashva Pandey (MFG)" w:date="2019-01-17T15:01:00Z">
              <w:rPr/>
            </w:rPrChange>
          </w:rPr>
          <w:delText xml:space="preserve">Under </w:delText>
        </w:r>
      </w:del>
      <w:ins w:id="1541" w:author="Rohitashva Pandey (MFG)" w:date="2019-01-17T14:52:00Z">
        <w:del w:id="1542" w:author="Makkineni Lokesh (MAS)" w:date="2019-09-24T19:43:00Z">
          <w:r w:rsidR="00E83F50" w:rsidRPr="0046332E" w:rsidDel="007A6AE4">
            <w:rPr>
              <w:rFonts w:ascii="Franklin Gothic Book" w:hAnsi="Franklin Gothic Book"/>
              <w:rPrChange w:id="1543" w:author="Rohitashva Pandey (MFG)" w:date="2019-01-17T15:01:00Z">
                <w:rPr/>
              </w:rPrChange>
            </w:rPr>
            <w:delText>name – ‘</w:delText>
          </w:r>
        </w:del>
      </w:ins>
      <w:del w:id="1544" w:author="Makkineni Lokesh (MAS)" w:date="2019-09-24T19:43:00Z">
        <w:r w:rsidRPr="0046332E" w:rsidDel="007A6AE4">
          <w:rPr>
            <w:rFonts w:ascii="Franklin Gothic Book" w:hAnsi="Franklin Gothic Book"/>
            <w:rPrChange w:id="1545" w:author="Rohitashva Pandey (MFG)" w:date="2019-01-17T15:01:00Z">
              <w:rPr/>
            </w:rPrChange>
          </w:rPr>
          <w:delText>your organization</w:delText>
        </w:r>
      </w:del>
      <w:ins w:id="1546" w:author="Rohitashva Pandey (MFG)" w:date="2019-01-17T14:50:00Z">
        <w:del w:id="1547" w:author="Makkineni Lokesh (MAS)" w:date="2019-09-24T19:43:00Z">
          <w:r w:rsidR="00BE0B65" w:rsidRPr="0046332E" w:rsidDel="007A6AE4">
            <w:rPr>
              <w:rFonts w:ascii="Franklin Gothic Book" w:hAnsi="Franklin Gothic Book"/>
              <w:rPrChange w:id="1548" w:author="Rohitashva Pandey (MFG)" w:date="2019-01-17T15:01:00Z">
                <w:rPr/>
              </w:rPrChange>
            </w:rPr>
            <w:delText>Chemours</w:delText>
          </w:r>
        </w:del>
      </w:ins>
      <w:ins w:id="1549" w:author="Rohitashva Pandey (MFG)" w:date="2019-01-17T14:52:00Z">
        <w:del w:id="1550" w:author="Makkineni Lokesh (MAS)" w:date="2019-09-24T19:43:00Z">
          <w:r w:rsidR="00E83F50" w:rsidRPr="0046332E" w:rsidDel="007A6AE4">
            <w:rPr>
              <w:rFonts w:ascii="Franklin Gothic Book" w:hAnsi="Franklin Gothic Book"/>
              <w:rPrChange w:id="1551" w:author="Rohitashva Pandey (MFG)" w:date="2019-01-17T15:01:00Z">
                <w:rPr/>
              </w:rPrChange>
            </w:rPr>
            <w:delText>’</w:delText>
          </w:r>
        </w:del>
      </w:ins>
      <w:del w:id="1552" w:author="Makkineni Lokesh (MAS)" w:date="2019-09-24T19:43:00Z">
        <w:r w:rsidRPr="0046332E" w:rsidDel="007A6AE4">
          <w:rPr>
            <w:rFonts w:ascii="Franklin Gothic Book" w:hAnsi="Franklin Gothic Book"/>
            <w:rPrChange w:id="1553" w:author="Rohitashva Pandey (MFG)" w:date="2019-01-17T15:01:00Z">
              <w:rPr/>
            </w:rPrChange>
          </w:rPr>
          <w:delText xml:space="preserve"> name </w:delText>
        </w:r>
      </w:del>
      <w:ins w:id="1554" w:author="Rohitashva Pandey (MFG)" w:date="2019-01-17T14:52:00Z">
        <w:del w:id="1555" w:author="Makkineni Lokesh (MAS)" w:date="2019-09-24T19:43:00Z">
          <w:r w:rsidR="00E83F50" w:rsidRPr="0046332E" w:rsidDel="007A6AE4">
            <w:rPr>
              <w:rFonts w:ascii="Franklin Gothic Book" w:hAnsi="Franklin Gothic Book"/>
              <w:rPrChange w:id="1556" w:author="Rohitashva Pandey (MFG)" w:date="2019-01-17T15:01:00Z">
                <w:rPr/>
              </w:rPrChange>
            </w:rPr>
            <w:delText xml:space="preserve"> </w:delText>
          </w:r>
        </w:del>
      </w:ins>
      <w:del w:id="1557" w:author="Makkineni Lokesh (MAS)" w:date="2019-09-24T19:43:00Z">
        <w:r w:rsidRPr="0046332E" w:rsidDel="007A6AE4">
          <w:rPr>
            <w:rFonts w:ascii="Franklin Gothic Book" w:hAnsi="Franklin Gothic Book"/>
            <w:rPrChange w:id="1558" w:author="Rohitashva Pandey (MFG)" w:date="2019-01-17T15:01:00Z">
              <w:rPr/>
            </w:rPrChange>
          </w:rPr>
          <w:delText>click on teams</w:delText>
        </w:r>
        <w:bookmarkStart w:id="1559" w:name="_Toc20311010"/>
        <w:bookmarkStart w:id="1560" w:name="_Toc20311148"/>
        <w:bookmarkStart w:id="1561" w:name="_Toc20315610"/>
        <w:bookmarkStart w:id="1562" w:name="_Toc20316867"/>
        <w:bookmarkStart w:id="1563" w:name="_Toc20316990"/>
        <w:bookmarkEnd w:id="1559"/>
        <w:bookmarkEnd w:id="1560"/>
        <w:bookmarkEnd w:id="1561"/>
        <w:bookmarkEnd w:id="1562"/>
        <w:bookmarkEnd w:id="1563"/>
      </w:del>
    </w:p>
    <w:p w14:paraId="4297292F" w14:textId="63F4D490" w:rsidR="00F22A86" w:rsidRPr="0046332E" w:rsidDel="004317F0" w:rsidRDefault="00F22A86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564" w:author="Makkineni Lokesh (MAS)" w:date="2019-09-25T11:55:00Z"/>
          <w:rFonts w:ascii="Franklin Gothic Book" w:hAnsi="Franklin Gothic Book"/>
          <w:rPrChange w:id="1565" w:author="Rohitashva Pandey (MFG)" w:date="2019-01-17T15:01:00Z">
            <w:rPr>
              <w:del w:id="1566" w:author="Makkineni Lokesh (MAS)" w:date="2019-09-25T11:55:00Z"/>
            </w:rPr>
          </w:rPrChange>
        </w:rPr>
        <w:pPrChange w:id="1567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del w:id="1568" w:author="Makkineni Lokesh (MAS)" w:date="2019-09-24T19:42:00Z">
        <w:r w:rsidRPr="0046332E" w:rsidDel="007A6AE4">
          <w:rPr>
            <w:rFonts w:ascii="Franklin Gothic Book" w:hAnsi="Franklin Gothic Book"/>
            <w:noProof/>
            <w:rPrChange w:id="1569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16AB7DFE" wp14:editId="5DFBF00D">
              <wp:extent cx="4572000" cy="2570285"/>
              <wp:effectExtent l="0" t="0" r="0" b="1905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25702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bookmarkStart w:id="1570" w:name="_Toc20311011"/>
      <w:bookmarkStart w:id="1571" w:name="_Toc20311149"/>
      <w:bookmarkStart w:id="1572" w:name="_Toc20315611"/>
      <w:bookmarkStart w:id="1573" w:name="_Toc20316868"/>
      <w:bookmarkStart w:id="1574" w:name="_Toc20316991"/>
      <w:bookmarkEnd w:id="1570"/>
      <w:bookmarkEnd w:id="1571"/>
      <w:bookmarkEnd w:id="1572"/>
      <w:bookmarkEnd w:id="1573"/>
      <w:bookmarkEnd w:id="1574"/>
    </w:p>
    <w:p w14:paraId="71723D10" w14:textId="39BEF91D" w:rsidR="00005CAB" w:rsidRPr="0046332E" w:rsidDel="004317F0" w:rsidRDefault="00005CAB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575" w:author="Makkineni Lokesh (MAS)" w:date="2019-09-25T11:55:00Z"/>
          <w:rFonts w:ascii="Franklin Gothic Book" w:eastAsiaTheme="majorEastAsia" w:hAnsi="Franklin Gothic Book" w:cstheme="majorBidi"/>
          <w:color w:val="2E74B5" w:themeColor="accent1" w:themeShade="BF"/>
          <w:sz w:val="26"/>
          <w:szCs w:val="26"/>
          <w:rPrChange w:id="1576" w:author="Rohitashva Pandey (MFG)" w:date="2019-01-17T15:01:00Z">
            <w:rPr>
              <w:del w:id="1577" w:author="Makkineni Lokesh (MAS)" w:date="2019-09-25T11:55:00Z"/>
              <w:rFonts w:asciiTheme="majorHAnsi" w:eastAsiaTheme="majorEastAsia" w:hAnsiTheme="majorHAnsi" w:cstheme="majorBidi"/>
              <w:color w:val="2E74B5" w:themeColor="accent1" w:themeShade="BF"/>
              <w:sz w:val="26"/>
              <w:szCs w:val="26"/>
            </w:rPr>
          </w:rPrChange>
        </w:rPr>
        <w:pPrChange w:id="1578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bookmarkStart w:id="1579" w:name="_Toc20311012"/>
      <w:bookmarkStart w:id="1580" w:name="_Toc20311150"/>
      <w:bookmarkStart w:id="1581" w:name="_Toc20315612"/>
      <w:bookmarkStart w:id="1582" w:name="_Toc20316869"/>
      <w:bookmarkStart w:id="1583" w:name="_Toc20316992"/>
      <w:bookmarkEnd w:id="1579"/>
      <w:bookmarkEnd w:id="1580"/>
      <w:bookmarkEnd w:id="1581"/>
      <w:bookmarkEnd w:id="1582"/>
      <w:bookmarkEnd w:id="1583"/>
    </w:p>
    <w:p w14:paraId="0BF00010" w14:textId="5FE53FB1" w:rsidR="0084721A" w:rsidRPr="0046332E" w:rsidDel="007A6AE4" w:rsidRDefault="0084721A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584" w:author="Makkineni Lokesh (MAS)" w:date="2019-09-24T19:42:00Z"/>
          <w:rFonts w:ascii="Franklin Gothic Book" w:eastAsiaTheme="majorEastAsia" w:hAnsi="Franklin Gothic Book" w:cstheme="majorBidi"/>
          <w:color w:val="2E74B5" w:themeColor="accent1" w:themeShade="BF"/>
          <w:sz w:val="26"/>
          <w:szCs w:val="26"/>
          <w:rPrChange w:id="1585" w:author="Rohitashva Pandey (MFG)" w:date="2019-01-17T15:01:00Z">
            <w:rPr>
              <w:del w:id="1586" w:author="Makkineni Lokesh (MAS)" w:date="2019-09-24T19:42:00Z"/>
              <w:rFonts w:asciiTheme="majorHAnsi" w:eastAsiaTheme="majorEastAsia" w:hAnsiTheme="majorHAnsi" w:cstheme="majorBidi"/>
              <w:color w:val="2E74B5" w:themeColor="accent1" w:themeShade="BF"/>
              <w:sz w:val="26"/>
              <w:szCs w:val="26"/>
            </w:rPr>
          </w:rPrChange>
        </w:rPr>
        <w:pPrChange w:id="1587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bookmarkStart w:id="1588" w:name="_Toc20311013"/>
      <w:bookmarkStart w:id="1589" w:name="_Toc20311151"/>
      <w:bookmarkStart w:id="1590" w:name="_Toc20315613"/>
      <w:bookmarkStart w:id="1591" w:name="_Toc20316870"/>
      <w:bookmarkStart w:id="1592" w:name="_Toc20316993"/>
      <w:bookmarkEnd w:id="1588"/>
      <w:bookmarkEnd w:id="1589"/>
      <w:bookmarkEnd w:id="1590"/>
      <w:bookmarkEnd w:id="1591"/>
      <w:bookmarkEnd w:id="1592"/>
    </w:p>
    <w:p w14:paraId="696848ED" w14:textId="1B3ABD58" w:rsidR="000C7004" w:rsidRPr="0046332E" w:rsidDel="007A6AE4" w:rsidRDefault="0060358E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593" w:author="Makkineni Lokesh (MAS)" w:date="2019-09-24T19:42:00Z"/>
          <w:rFonts w:ascii="Franklin Gothic Book" w:hAnsi="Franklin Gothic Book"/>
          <w:b/>
          <w:rPrChange w:id="1594" w:author="Rohitashva Pandey (MFG)" w:date="2019-01-17T15:01:00Z">
            <w:rPr>
              <w:del w:id="1595" w:author="Makkineni Lokesh (MAS)" w:date="2019-09-24T19:42:00Z"/>
              <w:b/>
            </w:rPr>
          </w:rPrChange>
        </w:rPr>
        <w:pPrChange w:id="1596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del w:id="1597" w:author="Makkineni Lokesh (MAS)" w:date="2019-09-24T19:42:00Z">
        <w:r w:rsidRPr="0046332E" w:rsidDel="007A6AE4">
          <w:rPr>
            <w:rFonts w:ascii="Franklin Gothic Book" w:hAnsi="Franklin Gothic Book"/>
            <w:b/>
            <w:rPrChange w:id="1598" w:author="Rohitashva Pandey (MFG)" w:date="2019-01-17T15:01:00Z">
              <w:rPr>
                <w:b/>
              </w:rPr>
            </w:rPrChange>
          </w:rPr>
          <w:delText>Step:</w:delText>
        </w:r>
        <w:r w:rsidR="000E37C4" w:rsidRPr="0046332E" w:rsidDel="007A6AE4">
          <w:rPr>
            <w:rFonts w:ascii="Franklin Gothic Book" w:hAnsi="Franklin Gothic Book"/>
            <w:b/>
            <w:rPrChange w:id="1599" w:author="Rohitashva Pandey (MFG)" w:date="2019-01-17T15:01:00Z">
              <w:rPr>
                <w:b/>
              </w:rPr>
            </w:rPrChange>
          </w:rPr>
          <w:delText xml:space="preserve"> 4</w:delText>
        </w:r>
        <w:bookmarkStart w:id="1600" w:name="_Toc20311014"/>
        <w:bookmarkStart w:id="1601" w:name="_Toc20311152"/>
        <w:bookmarkStart w:id="1602" w:name="_Toc20315614"/>
        <w:bookmarkStart w:id="1603" w:name="_Toc20316871"/>
        <w:bookmarkStart w:id="1604" w:name="_Toc20316994"/>
        <w:bookmarkEnd w:id="1600"/>
        <w:bookmarkEnd w:id="1601"/>
        <w:bookmarkEnd w:id="1602"/>
        <w:bookmarkEnd w:id="1603"/>
        <w:bookmarkEnd w:id="1604"/>
      </w:del>
    </w:p>
    <w:p w14:paraId="60C297EB" w14:textId="0E4612EC" w:rsidR="000C7004" w:rsidRPr="0046332E" w:rsidDel="007A6AE4" w:rsidRDefault="000C7004" w:rsidP="004317F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05" w:author="Makkineni Lokesh (MAS)" w:date="2019-09-24T19:42:00Z"/>
          <w:rFonts w:ascii="Franklin Gothic Book" w:hAnsi="Franklin Gothic Book"/>
          <w:rPrChange w:id="1606" w:author="Rohitashva Pandey (MFG)" w:date="2019-01-17T15:01:00Z">
            <w:rPr>
              <w:del w:id="1607" w:author="Makkineni Lokesh (MAS)" w:date="2019-09-24T19:42:00Z"/>
            </w:rPr>
          </w:rPrChange>
        </w:rPr>
        <w:pPrChange w:id="1608" w:author="Makkineni Lokesh (MAS)" w:date="2019-09-25T11:58:00Z">
          <w:pPr>
            <w:pStyle w:val="ListParagraph"/>
            <w:numPr>
              <w:numId w:val="14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del w:id="1609" w:author="Makkineni Lokesh (MAS)" w:date="2019-09-24T19:42:00Z">
        <w:r w:rsidRPr="0046332E" w:rsidDel="007A6AE4">
          <w:rPr>
            <w:rFonts w:ascii="Franklin Gothic Book" w:hAnsi="Franklin Gothic Book"/>
            <w:rPrChange w:id="1610" w:author="Rohitashva Pandey (MFG)" w:date="2019-01-17T15:01:00Z">
              <w:rPr/>
            </w:rPrChange>
          </w:rPr>
          <w:delText>On the Teams tab, click the name of the team and select the tab Repositories.</w:delText>
        </w:r>
        <w:bookmarkStart w:id="1611" w:name="_Toc20311015"/>
        <w:bookmarkStart w:id="1612" w:name="_Toc20311153"/>
        <w:bookmarkStart w:id="1613" w:name="_Toc20315615"/>
        <w:bookmarkStart w:id="1614" w:name="_Toc20316872"/>
        <w:bookmarkStart w:id="1615" w:name="_Toc20316995"/>
        <w:bookmarkEnd w:id="1611"/>
        <w:bookmarkEnd w:id="1612"/>
        <w:bookmarkEnd w:id="1613"/>
        <w:bookmarkEnd w:id="1614"/>
        <w:bookmarkEnd w:id="1615"/>
      </w:del>
    </w:p>
    <w:p w14:paraId="3E76DFBD" w14:textId="0D4CDC0A" w:rsidR="00005CAB" w:rsidRPr="0046332E" w:rsidDel="004317F0" w:rsidRDefault="000C7004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16" w:author="Makkineni Lokesh (MAS)" w:date="2019-09-25T11:55:00Z"/>
          <w:rFonts w:ascii="Franklin Gothic Book" w:hAnsi="Franklin Gothic Book"/>
          <w:rPrChange w:id="1617" w:author="Rohitashva Pandey (MFG)" w:date="2019-01-17T15:01:00Z">
            <w:rPr>
              <w:del w:id="1618" w:author="Makkineni Lokesh (MAS)" w:date="2019-09-25T11:55:00Z"/>
            </w:rPr>
          </w:rPrChange>
        </w:rPr>
        <w:pPrChange w:id="1619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del w:id="1620" w:author="Makkineni Lokesh (MAS)" w:date="2019-09-24T19:42:00Z">
        <w:r w:rsidRPr="0046332E" w:rsidDel="007A6AE4">
          <w:rPr>
            <w:rFonts w:ascii="Franklin Gothic Book" w:hAnsi="Franklin Gothic Book"/>
            <w:noProof/>
            <w:rPrChange w:id="1621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3643216F" wp14:editId="44126F49">
              <wp:extent cx="4572000" cy="2570285"/>
              <wp:effectExtent l="0" t="0" r="0" b="1905"/>
              <wp:docPr id="33" name="Picture 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25702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bookmarkStart w:id="1622" w:name="_Toc20311016"/>
      <w:bookmarkStart w:id="1623" w:name="_Toc20311154"/>
      <w:bookmarkStart w:id="1624" w:name="_Toc20315616"/>
      <w:bookmarkStart w:id="1625" w:name="_Toc20316873"/>
      <w:bookmarkStart w:id="1626" w:name="_Toc20316996"/>
      <w:bookmarkEnd w:id="1622"/>
      <w:bookmarkEnd w:id="1623"/>
      <w:bookmarkEnd w:id="1624"/>
      <w:bookmarkEnd w:id="1625"/>
      <w:bookmarkEnd w:id="1626"/>
    </w:p>
    <w:p w14:paraId="13219F7B" w14:textId="1D66D451" w:rsidR="0084721A" w:rsidRPr="0046332E" w:rsidDel="004317F0" w:rsidRDefault="0084721A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27" w:author="Makkineni Lokesh (MAS)" w:date="2019-09-25T11:55:00Z"/>
          <w:rFonts w:ascii="Franklin Gothic Book" w:eastAsiaTheme="majorEastAsia" w:hAnsi="Franklin Gothic Book" w:cstheme="majorBidi"/>
          <w:color w:val="2E74B5" w:themeColor="accent1" w:themeShade="BF"/>
          <w:sz w:val="26"/>
          <w:szCs w:val="26"/>
          <w:rPrChange w:id="1628" w:author="Rohitashva Pandey (MFG)" w:date="2019-01-17T15:01:00Z">
            <w:rPr>
              <w:del w:id="1629" w:author="Makkineni Lokesh (MAS)" w:date="2019-09-25T11:55:00Z"/>
              <w:rFonts w:asciiTheme="majorHAnsi" w:eastAsiaTheme="majorEastAsia" w:hAnsiTheme="majorHAnsi" w:cstheme="majorBidi"/>
              <w:color w:val="2E74B5" w:themeColor="accent1" w:themeShade="BF"/>
              <w:sz w:val="26"/>
              <w:szCs w:val="26"/>
            </w:rPr>
          </w:rPrChange>
        </w:rPr>
        <w:pPrChange w:id="1630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bookmarkStart w:id="1631" w:name="_Toc20311017"/>
      <w:bookmarkStart w:id="1632" w:name="_Toc20311155"/>
      <w:bookmarkStart w:id="1633" w:name="_Toc20315617"/>
      <w:bookmarkStart w:id="1634" w:name="_Toc20316874"/>
      <w:bookmarkStart w:id="1635" w:name="_Toc20316997"/>
      <w:bookmarkEnd w:id="1631"/>
      <w:bookmarkEnd w:id="1632"/>
      <w:bookmarkEnd w:id="1633"/>
      <w:bookmarkEnd w:id="1634"/>
      <w:bookmarkEnd w:id="1635"/>
    </w:p>
    <w:p w14:paraId="07DD9EFF" w14:textId="08262F86" w:rsidR="00DD5690" w:rsidRPr="0046332E" w:rsidDel="007A6AE4" w:rsidRDefault="0060358E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36" w:author="Makkineni Lokesh (MAS)" w:date="2019-09-24T19:42:00Z"/>
          <w:rFonts w:ascii="Franklin Gothic Book" w:hAnsi="Franklin Gothic Book"/>
          <w:b/>
          <w:rPrChange w:id="1637" w:author="Rohitashva Pandey (MFG)" w:date="2019-01-17T15:01:00Z">
            <w:rPr>
              <w:del w:id="1638" w:author="Makkineni Lokesh (MAS)" w:date="2019-09-24T19:42:00Z"/>
              <w:b/>
            </w:rPr>
          </w:rPrChange>
        </w:rPr>
        <w:pPrChange w:id="1639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del w:id="1640" w:author="Makkineni Lokesh (MAS)" w:date="2019-09-24T19:42:00Z">
        <w:r w:rsidRPr="0046332E" w:rsidDel="007A6AE4">
          <w:rPr>
            <w:rFonts w:ascii="Franklin Gothic Book" w:hAnsi="Franklin Gothic Book"/>
            <w:b/>
            <w:rPrChange w:id="1641" w:author="Rohitashva Pandey (MFG)" w:date="2019-01-17T15:01:00Z">
              <w:rPr>
                <w:b/>
              </w:rPr>
            </w:rPrChange>
          </w:rPr>
          <w:delText>Step:</w:delText>
        </w:r>
        <w:r w:rsidR="00DD5690" w:rsidRPr="0046332E" w:rsidDel="007A6AE4">
          <w:rPr>
            <w:rFonts w:ascii="Franklin Gothic Book" w:hAnsi="Franklin Gothic Book"/>
            <w:b/>
            <w:rPrChange w:id="1642" w:author="Rohitashva Pandey (MFG)" w:date="2019-01-17T15:01:00Z">
              <w:rPr>
                <w:b/>
              </w:rPr>
            </w:rPrChange>
          </w:rPr>
          <w:delText xml:space="preserve"> 5 </w:delText>
        </w:r>
        <w:bookmarkStart w:id="1643" w:name="_Toc20311018"/>
        <w:bookmarkStart w:id="1644" w:name="_Toc20311156"/>
        <w:bookmarkStart w:id="1645" w:name="_Toc20315618"/>
        <w:bookmarkStart w:id="1646" w:name="_Toc20316875"/>
        <w:bookmarkStart w:id="1647" w:name="_Toc20316998"/>
        <w:bookmarkEnd w:id="1643"/>
        <w:bookmarkEnd w:id="1644"/>
        <w:bookmarkEnd w:id="1645"/>
        <w:bookmarkEnd w:id="1646"/>
        <w:bookmarkEnd w:id="1647"/>
      </w:del>
    </w:p>
    <w:p w14:paraId="7E02D327" w14:textId="7B67BE8E" w:rsidR="00DD5690" w:rsidRPr="0046332E" w:rsidDel="007A6AE4" w:rsidRDefault="00DD5690" w:rsidP="004317F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48" w:author="Makkineni Lokesh (MAS)" w:date="2019-09-24T19:42:00Z"/>
          <w:rFonts w:ascii="Franklin Gothic Book" w:hAnsi="Franklin Gothic Book"/>
          <w:rPrChange w:id="1649" w:author="Rohitashva Pandey (MFG)" w:date="2019-01-17T15:01:00Z">
            <w:rPr>
              <w:del w:id="1650" w:author="Makkineni Lokesh (MAS)" w:date="2019-09-24T19:42:00Z"/>
            </w:rPr>
          </w:rPrChange>
        </w:rPr>
        <w:pPrChange w:id="1651" w:author="Makkineni Lokesh (MAS)" w:date="2019-09-25T11:58:00Z">
          <w:pPr>
            <w:pStyle w:val="ListParagraph"/>
            <w:numPr>
              <w:numId w:val="15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del w:id="1652" w:author="Makkineni Lokesh (MAS)" w:date="2019-09-24T19:42:00Z">
        <w:r w:rsidRPr="0046332E" w:rsidDel="007A6AE4">
          <w:rPr>
            <w:rFonts w:ascii="Franklin Gothic Book" w:hAnsi="Franklin Gothic Book"/>
            <w:rPrChange w:id="1653" w:author="Rohitashva Pandey (MFG)" w:date="2019-01-17T15:01:00Z">
              <w:rPr/>
            </w:rPrChange>
          </w:rPr>
          <w:delText>Click on add repository and then in the search field give the repository name and select ‘add repository’</w:delText>
        </w:r>
        <w:bookmarkStart w:id="1654" w:name="_Toc20311019"/>
        <w:bookmarkStart w:id="1655" w:name="_Toc20311157"/>
        <w:bookmarkStart w:id="1656" w:name="_Toc20315619"/>
        <w:bookmarkStart w:id="1657" w:name="_Toc20316876"/>
        <w:bookmarkStart w:id="1658" w:name="_Toc20316999"/>
        <w:bookmarkEnd w:id="1654"/>
        <w:bookmarkEnd w:id="1655"/>
        <w:bookmarkEnd w:id="1656"/>
        <w:bookmarkEnd w:id="1657"/>
        <w:bookmarkEnd w:id="1658"/>
      </w:del>
    </w:p>
    <w:p w14:paraId="5291FB6B" w14:textId="3F4408EC" w:rsidR="00005CAB" w:rsidRPr="0046332E" w:rsidDel="004317F0" w:rsidRDefault="00005CAB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59" w:author="Makkineni Lokesh (MAS)" w:date="2019-09-25T11:55:00Z"/>
          <w:rFonts w:ascii="Franklin Gothic Book" w:hAnsi="Franklin Gothic Book"/>
          <w:rPrChange w:id="1660" w:author="Rohitashva Pandey (MFG)" w:date="2019-01-17T15:01:00Z">
            <w:rPr>
              <w:del w:id="1661" w:author="Makkineni Lokesh (MAS)" w:date="2019-09-25T11:55:00Z"/>
            </w:rPr>
          </w:rPrChange>
        </w:rPr>
        <w:pPrChange w:id="1662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del w:id="1663" w:author="Makkineni Lokesh (MAS)" w:date="2019-09-24T19:42:00Z">
        <w:r w:rsidRPr="0046332E" w:rsidDel="007A6AE4">
          <w:rPr>
            <w:rFonts w:ascii="Franklin Gothic Book" w:hAnsi="Franklin Gothic Book"/>
            <w:noProof/>
            <w:rPrChange w:id="1664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513891A4" wp14:editId="50318EAF">
              <wp:extent cx="4572000" cy="2570285"/>
              <wp:effectExtent l="0" t="0" r="0" b="1905"/>
              <wp:docPr id="34" name="Picture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25702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bookmarkStart w:id="1665" w:name="_Toc20311020"/>
      <w:bookmarkStart w:id="1666" w:name="_Toc20311158"/>
      <w:bookmarkStart w:id="1667" w:name="_Toc20315620"/>
      <w:bookmarkStart w:id="1668" w:name="_Toc20316877"/>
      <w:bookmarkStart w:id="1669" w:name="_Toc20317000"/>
      <w:bookmarkEnd w:id="1665"/>
      <w:bookmarkEnd w:id="1666"/>
      <w:bookmarkEnd w:id="1667"/>
      <w:bookmarkEnd w:id="1668"/>
      <w:bookmarkEnd w:id="1669"/>
    </w:p>
    <w:p w14:paraId="4ED17471" w14:textId="41BA83D9" w:rsidR="00A01B05" w:rsidRPr="0046332E" w:rsidDel="004317F0" w:rsidRDefault="00A01B05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70" w:author="Makkineni Lokesh (MAS)" w:date="2019-09-25T11:55:00Z"/>
          <w:rFonts w:ascii="Franklin Gothic Book" w:hAnsi="Franklin Gothic Book"/>
          <w:rPrChange w:id="1671" w:author="Rohitashva Pandey (MFG)" w:date="2019-01-17T15:01:00Z">
            <w:rPr>
              <w:del w:id="1672" w:author="Makkineni Lokesh (MAS)" w:date="2019-09-25T11:55:00Z"/>
            </w:rPr>
          </w:rPrChange>
        </w:rPr>
        <w:pPrChange w:id="1673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bookmarkStart w:id="1674" w:name="_Toc20311021"/>
      <w:bookmarkStart w:id="1675" w:name="_Toc20311159"/>
      <w:bookmarkStart w:id="1676" w:name="_Toc20315621"/>
      <w:bookmarkStart w:id="1677" w:name="_Toc20316878"/>
      <w:bookmarkStart w:id="1678" w:name="_Toc20317001"/>
      <w:bookmarkEnd w:id="1674"/>
      <w:bookmarkEnd w:id="1675"/>
      <w:bookmarkEnd w:id="1676"/>
      <w:bookmarkEnd w:id="1677"/>
      <w:bookmarkEnd w:id="1678"/>
    </w:p>
    <w:p w14:paraId="546CE35F" w14:textId="407CEE6E" w:rsidR="00A01B05" w:rsidRPr="0046332E" w:rsidDel="007A6AE4" w:rsidRDefault="0060358E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79" w:author="Makkineni Lokesh (MAS)" w:date="2019-09-24T19:42:00Z"/>
          <w:rFonts w:ascii="Franklin Gothic Book" w:hAnsi="Franklin Gothic Book"/>
          <w:b/>
          <w:rPrChange w:id="1680" w:author="Rohitashva Pandey (MFG)" w:date="2019-01-17T15:01:00Z">
            <w:rPr>
              <w:del w:id="1681" w:author="Makkineni Lokesh (MAS)" w:date="2019-09-24T19:42:00Z"/>
              <w:b/>
            </w:rPr>
          </w:rPrChange>
        </w:rPr>
        <w:pPrChange w:id="1682" w:author="Makkineni Lokesh (MAS)" w:date="2019-09-25T11:58:00Z">
          <w:pPr>
            <w:spacing w:before="100" w:beforeAutospacing="1" w:after="100" w:afterAutospacing="1" w:line="240" w:lineRule="auto"/>
            <w:outlineLvl w:val="2"/>
          </w:pPr>
        </w:pPrChange>
      </w:pPr>
      <w:del w:id="1683" w:author="Makkineni Lokesh (MAS)" w:date="2019-09-24T19:42:00Z">
        <w:r w:rsidRPr="0046332E" w:rsidDel="007A6AE4">
          <w:rPr>
            <w:rFonts w:ascii="Franklin Gothic Book" w:hAnsi="Franklin Gothic Book"/>
            <w:b/>
            <w:rPrChange w:id="1684" w:author="Rohitashva Pandey (MFG)" w:date="2019-01-17T15:01:00Z">
              <w:rPr>
                <w:b/>
              </w:rPr>
            </w:rPrChange>
          </w:rPr>
          <w:delText>Step:</w:delText>
        </w:r>
        <w:r w:rsidR="00A01B05" w:rsidRPr="0046332E" w:rsidDel="007A6AE4">
          <w:rPr>
            <w:rFonts w:ascii="Franklin Gothic Book" w:hAnsi="Franklin Gothic Book"/>
            <w:b/>
            <w:rPrChange w:id="1685" w:author="Rohitashva Pandey (MFG)" w:date="2019-01-17T15:01:00Z">
              <w:rPr>
                <w:b/>
              </w:rPr>
            </w:rPrChange>
          </w:rPr>
          <w:delText xml:space="preserve"> 6</w:delText>
        </w:r>
        <w:bookmarkStart w:id="1686" w:name="_Toc20311022"/>
        <w:bookmarkStart w:id="1687" w:name="_Toc20311160"/>
        <w:bookmarkStart w:id="1688" w:name="_Toc20315622"/>
        <w:bookmarkStart w:id="1689" w:name="_Toc20316879"/>
        <w:bookmarkStart w:id="1690" w:name="_Toc20317002"/>
        <w:bookmarkEnd w:id="1686"/>
        <w:bookmarkEnd w:id="1687"/>
        <w:bookmarkEnd w:id="1688"/>
        <w:bookmarkEnd w:id="1689"/>
        <w:bookmarkEnd w:id="1690"/>
      </w:del>
    </w:p>
    <w:p w14:paraId="6066A54D" w14:textId="3FF920BD" w:rsidR="00A01B05" w:rsidRPr="0046332E" w:rsidDel="007A6AE4" w:rsidRDefault="00A01B05" w:rsidP="004317F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691" w:author="Makkineni Lokesh (MAS)" w:date="2019-09-24T19:42:00Z"/>
          <w:rFonts w:ascii="Franklin Gothic Book" w:hAnsi="Franklin Gothic Book"/>
          <w:rPrChange w:id="1692" w:author="Rohitashva Pandey (MFG)" w:date="2019-01-17T15:01:00Z">
            <w:rPr>
              <w:del w:id="1693" w:author="Makkineni Lokesh (MAS)" w:date="2019-09-24T19:42:00Z"/>
            </w:rPr>
          </w:rPrChange>
        </w:rPr>
        <w:pPrChange w:id="1694" w:author="Makkineni Lokesh (MAS)" w:date="2019-09-25T11:58:00Z">
          <w:pPr>
            <w:pStyle w:val="ListParagraph"/>
            <w:numPr>
              <w:numId w:val="16"/>
            </w:numPr>
            <w:spacing w:before="100" w:beforeAutospacing="1" w:after="100" w:afterAutospacing="1" w:line="240" w:lineRule="auto"/>
            <w:ind w:hanging="360"/>
            <w:outlineLvl w:val="2"/>
          </w:pPr>
        </w:pPrChange>
      </w:pPr>
      <w:del w:id="1695" w:author="Makkineni Lokesh (MAS)" w:date="2019-09-24T19:42:00Z">
        <w:r w:rsidRPr="0046332E" w:rsidDel="007A6AE4">
          <w:rPr>
            <w:rFonts w:ascii="Franklin Gothic Book" w:hAnsi="Franklin Gothic Book"/>
            <w:rPrChange w:id="1696" w:author="Rohitashva Pandey (MFG)" w:date="2019-01-17T15:01:00Z">
              <w:rPr/>
            </w:rPrChange>
          </w:rPr>
          <w:delText>Optionally, to the right of the repository name, choose a different permission level for the team to manage the permission for the repository.</w:delText>
        </w:r>
        <w:bookmarkStart w:id="1697" w:name="_Toc20311023"/>
        <w:bookmarkStart w:id="1698" w:name="_Toc20311161"/>
        <w:bookmarkStart w:id="1699" w:name="_Toc20315623"/>
        <w:bookmarkStart w:id="1700" w:name="_Toc20316880"/>
        <w:bookmarkStart w:id="1701" w:name="_Toc20317003"/>
        <w:bookmarkEnd w:id="1697"/>
        <w:bookmarkEnd w:id="1698"/>
        <w:bookmarkEnd w:id="1699"/>
        <w:bookmarkEnd w:id="1700"/>
        <w:bookmarkEnd w:id="1701"/>
      </w:del>
    </w:p>
    <w:p w14:paraId="64C5D2AB" w14:textId="68084507" w:rsidR="00A01B05" w:rsidRPr="0046332E" w:rsidDel="004317F0" w:rsidRDefault="00A01B05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702" w:author="Makkineni Lokesh (MAS)" w:date="2019-09-25T11:55:00Z"/>
          <w:rFonts w:ascii="Franklin Gothic Book" w:hAnsi="Franklin Gothic Book"/>
          <w:rPrChange w:id="1703" w:author="Rohitashva Pandey (MFG)" w:date="2019-01-17T15:01:00Z">
            <w:rPr>
              <w:del w:id="1704" w:author="Makkineni Lokesh (MAS)" w:date="2019-09-25T11:55:00Z"/>
            </w:rPr>
          </w:rPrChange>
        </w:rPr>
        <w:pPrChange w:id="1705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del w:id="1706" w:author="Makkineni Lokesh (MAS)" w:date="2019-09-24T19:42:00Z">
        <w:r w:rsidRPr="0046332E" w:rsidDel="007A6AE4">
          <w:rPr>
            <w:rFonts w:ascii="Franklin Gothic Book" w:hAnsi="Franklin Gothic Book"/>
            <w:noProof/>
            <w:rPrChange w:id="1707" w:author="Rohitashva Pandey (MFG)" w:date="2019-01-17T15:01:00Z">
              <w:rPr>
                <w:noProof/>
              </w:rPr>
            </w:rPrChange>
          </w:rPr>
          <w:drawing>
            <wp:inline distT="0" distB="0" distL="0" distR="0" wp14:anchorId="3DD2EFAE" wp14:editId="41441150">
              <wp:extent cx="4572000" cy="2570285"/>
              <wp:effectExtent l="0" t="0" r="0" b="1905"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0" cy="25702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bookmarkStart w:id="1708" w:name="_Toc20311024"/>
      <w:bookmarkStart w:id="1709" w:name="_Toc20311162"/>
      <w:bookmarkStart w:id="1710" w:name="_Toc20315624"/>
      <w:bookmarkStart w:id="1711" w:name="_Toc20316881"/>
      <w:bookmarkStart w:id="1712" w:name="_Toc20317004"/>
      <w:bookmarkEnd w:id="1708"/>
      <w:bookmarkEnd w:id="1709"/>
      <w:bookmarkEnd w:id="1710"/>
      <w:bookmarkEnd w:id="1711"/>
      <w:bookmarkEnd w:id="1712"/>
    </w:p>
    <w:p w14:paraId="4278F558" w14:textId="3849BD89" w:rsidR="00BC51B1" w:rsidRPr="0046332E" w:rsidDel="004317F0" w:rsidRDefault="00BC51B1" w:rsidP="004317F0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del w:id="1713" w:author="Makkineni Lokesh (MAS)" w:date="2019-09-25T11:55:00Z"/>
          <w:rFonts w:ascii="Franklin Gothic Book" w:hAnsi="Franklin Gothic Book"/>
          <w:rPrChange w:id="1714" w:author="Rohitashva Pandey (MFG)" w:date="2019-01-17T15:01:00Z">
            <w:rPr>
              <w:del w:id="1715" w:author="Makkineni Lokesh (MAS)" w:date="2019-09-25T11:55:00Z"/>
            </w:rPr>
          </w:rPrChange>
        </w:rPr>
        <w:pPrChange w:id="1716" w:author="Makkineni Lokesh (MAS)" w:date="2019-09-25T11:58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bookmarkStart w:id="1717" w:name="_Toc20311025"/>
      <w:bookmarkStart w:id="1718" w:name="_Toc20311163"/>
      <w:bookmarkStart w:id="1719" w:name="_Toc20315625"/>
      <w:bookmarkStart w:id="1720" w:name="_Toc20316882"/>
      <w:bookmarkStart w:id="1721" w:name="_Toc20317005"/>
      <w:bookmarkEnd w:id="1717"/>
      <w:bookmarkEnd w:id="1718"/>
      <w:bookmarkEnd w:id="1719"/>
      <w:bookmarkEnd w:id="1720"/>
      <w:bookmarkEnd w:id="1721"/>
    </w:p>
    <w:p w14:paraId="1AF5ABAF" w14:textId="4EF70941" w:rsidR="00BC51B1" w:rsidRDefault="00BC51B1" w:rsidP="004317F0">
      <w:pPr>
        <w:pStyle w:val="Heading1"/>
        <w:numPr>
          <w:ilvl w:val="0"/>
          <w:numId w:val="19"/>
        </w:numPr>
        <w:rPr>
          <w:ins w:id="1722" w:author="Makkineni Lokesh (MAS)" w:date="2019-09-25T11:57:00Z"/>
          <w:rFonts w:ascii="Franklin Gothic Book" w:hAnsi="Franklin Gothic Book"/>
          <w:b/>
          <w:caps/>
          <w:color w:val="FF0000"/>
          <w:sz w:val="28"/>
          <w:szCs w:val="28"/>
        </w:rPr>
        <w:pPrChange w:id="1723" w:author="Makkineni Lokesh (MAS)" w:date="2019-09-25T11:58:00Z">
          <w:pPr>
            <w:pStyle w:val="Heading1"/>
            <w:numPr>
              <w:numId w:val="19"/>
            </w:numPr>
            <w:ind w:left="452" w:hanging="452"/>
          </w:pPr>
        </w:pPrChange>
      </w:pPr>
      <w:bookmarkStart w:id="1724" w:name="_Toc20317006"/>
      <w:r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1725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>Github authentication with SAML single sign-on</w:t>
      </w:r>
      <w:bookmarkEnd w:id="1724"/>
    </w:p>
    <w:p w14:paraId="34E111B3" w14:textId="14845197" w:rsidR="004317F0" w:rsidRPr="004317F0" w:rsidDel="004317F0" w:rsidRDefault="004317F0" w:rsidP="004317F0">
      <w:pPr>
        <w:rPr>
          <w:del w:id="1726" w:author="Makkineni Lokesh (MAS)" w:date="2019-09-25T11:57:00Z"/>
          <w:rPrChange w:id="1727" w:author="Makkineni Lokesh (MAS)" w:date="2019-09-25T11:57:00Z">
            <w:rPr>
              <w:del w:id="1728" w:author="Makkineni Lokesh (MAS)" w:date="2019-09-25T11:57:00Z"/>
              <w:b/>
              <w:caps/>
              <w:color w:val="FF0000"/>
              <w:sz w:val="28"/>
              <w:szCs w:val="28"/>
            </w:rPr>
          </w:rPrChange>
        </w:rPr>
        <w:pPrChange w:id="1729" w:author="Makkineni Lokesh (MAS)" w:date="2019-09-25T11:57:00Z">
          <w:pPr>
            <w:pStyle w:val="Heading1"/>
            <w:numPr>
              <w:numId w:val="19"/>
            </w:numPr>
            <w:ind w:left="452" w:hanging="452"/>
          </w:pPr>
        </w:pPrChange>
      </w:pPr>
      <w:bookmarkStart w:id="1730" w:name="_Toc20311027"/>
      <w:bookmarkStart w:id="1731" w:name="_Toc20311165"/>
      <w:bookmarkStart w:id="1732" w:name="_Toc20315627"/>
      <w:bookmarkStart w:id="1733" w:name="_Toc20316884"/>
      <w:bookmarkStart w:id="1734" w:name="_Toc20317007"/>
      <w:bookmarkEnd w:id="1730"/>
      <w:bookmarkEnd w:id="1731"/>
      <w:bookmarkEnd w:id="1732"/>
      <w:bookmarkEnd w:id="1733"/>
      <w:bookmarkEnd w:id="1734"/>
    </w:p>
    <w:p w14:paraId="6987B16E" w14:textId="20E07F74" w:rsidR="00BC51B1" w:rsidRPr="0046332E" w:rsidRDefault="00BC51B1" w:rsidP="00BC51B1">
      <w:pPr>
        <w:pStyle w:val="Heading2"/>
        <w:numPr>
          <w:ilvl w:val="1"/>
          <w:numId w:val="19"/>
        </w:numPr>
        <w:rPr>
          <w:rFonts w:ascii="Franklin Gothic Book" w:hAnsi="Franklin Gothic Book"/>
          <w:rPrChange w:id="1735" w:author="Rohitashva Pandey (MFG)" w:date="2019-01-17T15:01:00Z">
            <w:rPr/>
          </w:rPrChange>
        </w:rPr>
      </w:pPr>
      <w:bookmarkStart w:id="1736" w:name="_Toc20317008"/>
      <w:r w:rsidRPr="0046332E">
        <w:rPr>
          <w:rFonts w:ascii="Franklin Gothic Book" w:hAnsi="Franklin Gothic Book"/>
          <w:rPrChange w:id="1737" w:author="Rohitashva Pandey (MFG)" w:date="2019-01-17T15:01:00Z">
            <w:rPr/>
          </w:rPrChange>
        </w:rPr>
        <w:t xml:space="preserve">Process </w:t>
      </w:r>
      <w:r w:rsidR="0060358E" w:rsidRPr="0046332E">
        <w:rPr>
          <w:rFonts w:ascii="Franklin Gothic Book" w:hAnsi="Franklin Gothic Book"/>
          <w:rPrChange w:id="1738" w:author="Rohitashva Pandey (MFG)" w:date="2019-01-17T15:01:00Z">
            <w:rPr/>
          </w:rPrChange>
        </w:rPr>
        <w:t>Overview:</w:t>
      </w:r>
      <w:bookmarkEnd w:id="1736"/>
    </w:p>
    <w:p w14:paraId="4E2C72B3" w14:textId="6D97E817" w:rsidR="00BC51B1" w:rsidRPr="0046332E" w:rsidRDefault="00BC51B1" w:rsidP="00BC51B1">
      <w:pPr>
        <w:pStyle w:val="ListParagraph"/>
        <w:numPr>
          <w:ilvl w:val="0"/>
          <w:numId w:val="21"/>
        </w:numPr>
        <w:rPr>
          <w:rFonts w:ascii="Franklin Gothic Book" w:hAnsi="Franklin Gothic Book"/>
          <w:rPrChange w:id="1739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740" w:author="Rohitashva Pandey (MFG)" w:date="2019-01-17T15:01:00Z">
            <w:rPr/>
          </w:rPrChange>
        </w:rPr>
        <w:t>To achieve the above process we need to connect the Identity provider (IDP) to the GitHub organization.</w:t>
      </w:r>
    </w:p>
    <w:p w14:paraId="07E535E1" w14:textId="2B8C289A" w:rsidR="0089688F" w:rsidRPr="0046332E" w:rsidRDefault="0089688F" w:rsidP="00BC51B1">
      <w:pPr>
        <w:pStyle w:val="ListParagraph"/>
        <w:numPr>
          <w:ilvl w:val="0"/>
          <w:numId w:val="21"/>
        </w:numPr>
        <w:rPr>
          <w:rFonts w:ascii="Franklin Gothic Book" w:hAnsi="Franklin Gothic Book"/>
          <w:rPrChange w:id="1741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742" w:author="Rohitashva Pandey (MFG)" w:date="2019-01-17T15:01:00Z">
            <w:rPr/>
          </w:rPrChange>
        </w:rPr>
        <w:t>With SAML SSO, organization administrators can invite members to connect their existing GitHub user accounts to a supported IDP.</w:t>
      </w:r>
    </w:p>
    <w:p w14:paraId="1A39093B" w14:textId="77777777" w:rsidR="00BC51B1" w:rsidRPr="0046332E" w:rsidRDefault="00BC51B1" w:rsidP="00BC51B1">
      <w:pPr>
        <w:pStyle w:val="ListParagraph"/>
        <w:numPr>
          <w:ilvl w:val="0"/>
          <w:numId w:val="21"/>
        </w:numPr>
        <w:rPr>
          <w:rFonts w:ascii="Franklin Gothic Book" w:hAnsi="Franklin Gothic Book"/>
          <w:rPrChange w:id="1743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744" w:author="Rohitashva Pandey (MFG)" w:date="2019-01-17T15:01:00Z">
            <w:rPr/>
          </w:rPrChange>
        </w:rPr>
        <w:t>Below are the few available options for the Identity Providers:</w:t>
      </w:r>
    </w:p>
    <w:p w14:paraId="03B39BB5" w14:textId="77777777" w:rsidR="00BC51B1" w:rsidRPr="0046332E" w:rsidRDefault="00BC51B1" w:rsidP="00BC51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Franklin Gothic Book" w:hAnsi="Franklin Gothic Book"/>
          <w:rPrChange w:id="1745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746" w:author="Rohitashva Pandey (MFG)" w:date="2019-01-17T15:01:00Z">
            <w:rPr/>
          </w:rPrChange>
        </w:rPr>
        <w:t>Active Directory Federation Services (AD FS)</w:t>
      </w:r>
    </w:p>
    <w:p w14:paraId="1C69290D" w14:textId="77777777" w:rsidR="00BC51B1" w:rsidRPr="0046332E" w:rsidRDefault="00BC51B1" w:rsidP="00BC51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Franklin Gothic Book" w:hAnsi="Franklin Gothic Book"/>
          <w:rPrChange w:id="1747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748" w:author="Rohitashva Pandey (MFG)" w:date="2019-01-17T15:01:00Z">
            <w:rPr/>
          </w:rPrChange>
        </w:rPr>
        <w:t>Azure Active Directory (Azure AD)</w:t>
      </w:r>
    </w:p>
    <w:p w14:paraId="09589757" w14:textId="77777777" w:rsidR="00BC51B1" w:rsidRPr="0046332E" w:rsidRDefault="00BC51B1" w:rsidP="00BC51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Franklin Gothic Book" w:hAnsi="Franklin Gothic Book"/>
          <w:rPrChange w:id="1749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750" w:author="Rohitashva Pandey (MFG)" w:date="2019-01-17T15:01:00Z">
            <w:rPr/>
          </w:rPrChange>
        </w:rPr>
        <w:t>Okta</w:t>
      </w:r>
    </w:p>
    <w:p w14:paraId="75E5F32C" w14:textId="214CB496" w:rsidR="0013425B" w:rsidRPr="0046332E" w:rsidRDefault="00BC51B1" w:rsidP="0013425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Franklin Gothic Book" w:hAnsi="Franklin Gothic Book"/>
          <w:rPrChange w:id="1751" w:author="Rohitashva Pandey (MFG)" w:date="2019-01-17T15:01:00Z">
            <w:rPr/>
          </w:rPrChange>
        </w:rPr>
      </w:pPr>
      <w:del w:id="1752" w:author="Makkineni Lokesh (MAS)" w:date="2019-09-25T11:59:00Z">
        <w:r w:rsidRPr="0046332E" w:rsidDel="004317F0">
          <w:rPr>
            <w:rFonts w:ascii="Franklin Gothic Book" w:hAnsi="Franklin Gothic Book"/>
            <w:rPrChange w:id="1753" w:author="Rohitashva Pandey (MFG)" w:date="2019-01-17T15:01:00Z">
              <w:rPr/>
            </w:rPrChange>
          </w:rPr>
          <w:delText>OneLogin</w:delText>
        </w:r>
      </w:del>
      <w:ins w:id="1754" w:author="Makkineni Lokesh (MAS)" w:date="2019-09-25T11:59:00Z">
        <w:r w:rsidR="004317F0" w:rsidRPr="0046332E">
          <w:rPr>
            <w:rFonts w:ascii="Franklin Gothic Book" w:hAnsi="Franklin Gothic Book"/>
            <w:rPrChange w:id="1755" w:author="Rohitashva Pandey (MFG)" w:date="2019-01-17T15:01:00Z">
              <w:rPr>
                <w:rFonts w:ascii="Franklin Gothic Book" w:hAnsi="Franklin Gothic Book"/>
              </w:rPr>
            </w:rPrChange>
          </w:rPr>
          <w:t>One Login</w:t>
        </w:r>
      </w:ins>
    </w:p>
    <w:p w14:paraId="0FB8E405" w14:textId="6AA0B709" w:rsidR="00880A59" w:rsidRPr="0046332E" w:rsidRDefault="00880A59" w:rsidP="00BC51B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ins w:id="1756" w:author="Rohitashva Pandey (MFG)" w:date="2019-01-17T14:55:00Z"/>
          <w:rFonts w:ascii="Franklin Gothic Book" w:hAnsi="Franklin Gothic Book"/>
          <w:rPrChange w:id="1757" w:author="Rohitashva Pandey (MFG)" w:date="2019-01-17T15:01:00Z">
            <w:rPr>
              <w:ins w:id="1758" w:author="Rohitashva Pandey (MFG)" w:date="2019-01-17T14:55:00Z"/>
            </w:rPr>
          </w:rPrChange>
        </w:rPr>
      </w:pPr>
      <w:ins w:id="1759" w:author="Rohitashva Pandey (MFG)" w:date="2019-01-17T14:55:00Z">
        <w:r w:rsidRPr="0046332E">
          <w:rPr>
            <w:rFonts w:ascii="Franklin Gothic Book" w:hAnsi="Franklin Gothic Book"/>
            <w:rPrChange w:id="1760" w:author="Rohitashva Pandey (MFG)" w:date="2019-01-17T15:01:00Z">
              <w:rPr/>
            </w:rPrChange>
          </w:rPr>
          <w:t>We shall be leveraging Azure AD at Chemours</w:t>
        </w:r>
      </w:ins>
    </w:p>
    <w:p w14:paraId="64362438" w14:textId="227C89AA" w:rsidR="00BC51B1" w:rsidRPr="0046332E" w:rsidRDefault="00BC51B1" w:rsidP="00BC51B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Franklin Gothic Book" w:hAnsi="Franklin Gothic Book"/>
          <w:rPrChange w:id="1761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762" w:author="Rohitashva Pandey (MFG)" w:date="2019-01-17T15:01:00Z">
            <w:rPr/>
          </w:rPrChange>
        </w:rPr>
        <w:t xml:space="preserve">The Identity </w:t>
      </w:r>
      <w:r w:rsidR="0060358E" w:rsidRPr="0046332E">
        <w:rPr>
          <w:rFonts w:ascii="Franklin Gothic Book" w:hAnsi="Franklin Gothic Book"/>
          <w:rPrChange w:id="1763" w:author="Rohitashva Pandey (MFG)" w:date="2019-01-17T15:01:00Z">
            <w:rPr/>
          </w:rPrChange>
        </w:rPr>
        <w:t>provider (</w:t>
      </w:r>
      <w:r w:rsidRPr="0046332E">
        <w:rPr>
          <w:rFonts w:ascii="Franklin Gothic Book" w:hAnsi="Franklin Gothic Book"/>
          <w:rPrChange w:id="1764" w:author="Rohitashva Pandey (MFG)" w:date="2019-01-17T15:01:00Z">
            <w:rPr/>
          </w:rPrChange>
        </w:rPr>
        <w:t xml:space="preserve">IDP) has to be integrated to the GitHub to achieve </w:t>
      </w:r>
      <w:del w:id="1765" w:author="Rohitashva Pandey (MFG)" w:date="2019-01-17T14:57:00Z">
        <w:r w:rsidRPr="0046332E" w:rsidDel="007E0955">
          <w:rPr>
            <w:rFonts w:ascii="Franklin Gothic Book" w:hAnsi="Franklin Gothic Book"/>
            <w:rPrChange w:id="1766" w:author="Rohitashva Pandey (MFG)" w:date="2019-01-17T15:01:00Z">
              <w:rPr/>
            </w:rPrChange>
          </w:rPr>
          <w:delText xml:space="preserve">the </w:delText>
        </w:r>
      </w:del>
      <w:r w:rsidRPr="0046332E">
        <w:rPr>
          <w:rFonts w:ascii="Franklin Gothic Book" w:hAnsi="Franklin Gothic Book"/>
          <w:rPrChange w:id="1767" w:author="Rohitashva Pandey (MFG)" w:date="2019-01-17T15:01:00Z">
            <w:rPr/>
          </w:rPrChange>
        </w:rPr>
        <w:t>SAML single sign-on based authentication.</w:t>
      </w:r>
    </w:p>
    <w:p w14:paraId="027FFC31" w14:textId="4B926FED" w:rsidR="007A7B52" w:rsidRPr="0046332E" w:rsidRDefault="007A7B52" w:rsidP="007A7B52">
      <w:pPr>
        <w:pStyle w:val="Heading2"/>
        <w:numPr>
          <w:ilvl w:val="1"/>
          <w:numId w:val="19"/>
        </w:numPr>
        <w:rPr>
          <w:rFonts w:ascii="Franklin Gothic Book" w:hAnsi="Franklin Gothic Book"/>
          <w:rPrChange w:id="1768" w:author="Rohitashva Pandey (MFG)" w:date="2019-01-17T15:01:00Z">
            <w:rPr/>
          </w:rPrChange>
        </w:rPr>
      </w:pPr>
      <w:del w:id="1769" w:author="Makkineni Lokesh (MAS)" w:date="2019-09-25T12:22:00Z">
        <w:r w:rsidRPr="0046332E" w:rsidDel="000F3620">
          <w:rPr>
            <w:rFonts w:ascii="Franklin Gothic Book" w:hAnsi="Franklin Gothic Book"/>
            <w:rPrChange w:id="1770" w:author="Rohitashva Pandey (MFG)" w:date="2019-01-17T15:01:00Z">
              <w:rPr/>
            </w:rPrChange>
          </w:rPr>
          <w:delText>Steps to i</w:delText>
        </w:r>
      </w:del>
      <w:bookmarkStart w:id="1771" w:name="_Toc20317009"/>
      <w:ins w:id="1772" w:author="Makkineni Lokesh (MAS)" w:date="2019-09-25T12:22:00Z">
        <w:r w:rsidR="000F3620">
          <w:rPr>
            <w:rFonts w:ascii="Franklin Gothic Book" w:hAnsi="Franklin Gothic Book"/>
          </w:rPr>
          <w:t>I</w:t>
        </w:r>
      </w:ins>
      <w:r w:rsidRPr="0046332E">
        <w:rPr>
          <w:rFonts w:ascii="Franklin Gothic Book" w:hAnsi="Franklin Gothic Book"/>
          <w:rPrChange w:id="1773" w:author="Rohitashva Pandey (MFG)" w:date="2019-01-17T15:01:00Z">
            <w:rPr/>
          </w:rPrChange>
        </w:rPr>
        <w:t xml:space="preserve">ntegrate SAML SSO with </w:t>
      </w:r>
      <w:r w:rsidR="0060358E" w:rsidRPr="0046332E">
        <w:rPr>
          <w:rFonts w:ascii="Franklin Gothic Book" w:hAnsi="Franklin Gothic Book"/>
          <w:rPrChange w:id="1774" w:author="Rohitashva Pandey (MFG)" w:date="2019-01-17T15:01:00Z">
            <w:rPr/>
          </w:rPrChange>
        </w:rPr>
        <w:t>GitHub:</w:t>
      </w:r>
      <w:bookmarkEnd w:id="1771"/>
    </w:p>
    <w:p w14:paraId="5AFBB5B2" w14:textId="77777777" w:rsidR="000F3620" w:rsidRDefault="000F3620" w:rsidP="00FD1C75">
      <w:pPr>
        <w:pStyle w:val="ListParagraph"/>
        <w:numPr>
          <w:ilvl w:val="0"/>
          <w:numId w:val="25"/>
        </w:numPr>
        <w:rPr>
          <w:ins w:id="1775" w:author="Makkineni Lokesh (MAS)" w:date="2019-09-25T12:24:00Z"/>
          <w:rFonts w:ascii="Franklin Gothic Book" w:hAnsi="Franklin Gothic Book"/>
        </w:rPr>
      </w:pPr>
      <w:ins w:id="1776" w:author="Makkineni Lokesh (MAS)" w:date="2019-09-25T12:23:00Z">
        <w:r>
          <w:rPr>
            <w:rFonts w:ascii="Franklin Gothic Book" w:hAnsi="Franklin Gothic Book"/>
          </w:rPr>
          <w:t>Single sign-on has been enabled from the chemours end.</w:t>
        </w:r>
      </w:ins>
    </w:p>
    <w:p w14:paraId="2AF299AE" w14:textId="21E21609" w:rsidR="000F3620" w:rsidRDefault="000F3620" w:rsidP="00FD1C75">
      <w:pPr>
        <w:pStyle w:val="ListParagraph"/>
        <w:numPr>
          <w:ilvl w:val="0"/>
          <w:numId w:val="25"/>
        </w:numPr>
        <w:rPr>
          <w:ins w:id="1777" w:author="Makkineni Lokesh (MAS)" w:date="2019-09-25T12:30:00Z"/>
          <w:rFonts w:ascii="Franklin Gothic Book" w:hAnsi="Franklin Gothic Book"/>
        </w:rPr>
      </w:pPr>
      <w:ins w:id="1778" w:author="Makkineni Lokesh (MAS)" w:date="2019-09-25T12:25:00Z">
        <w:r>
          <w:rPr>
            <w:rFonts w:ascii="Franklin Gothic Book" w:hAnsi="Franklin Gothic Book"/>
          </w:rPr>
          <w:t xml:space="preserve">User can sign in to </w:t>
        </w:r>
      </w:ins>
      <w:ins w:id="1779" w:author="Makkineni Lokesh (MAS)" w:date="2019-09-25T12:29:00Z">
        <w:r w:rsidR="00634B1D">
          <w:rPr>
            <w:rFonts w:ascii="Franklin Gothic Book" w:hAnsi="Franklin Gothic Book"/>
          </w:rPr>
          <w:t>GitHub</w:t>
        </w:r>
      </w:ins>
      <w:ins w:id="1780" w:author="Makkineni Lokesh (MAS)" w:date="2019-09-25T12:25:00Z">
        <w:r>
          <w:rPr>
            <w:rFonts w:ascii="Franklin Gothic Book" w:hAnsi="Franklin Gothic Book"/>
          </w:rPr>
          <w:t xml:space="preserve"> using below link</w:t>
        </w:r>
      </w:ins>
      <w:ins w:id="1781" w:author="Makkineni Lokesh (MAS)" w:date="2019-09-25T12:30:00Z">
        <w:r w:rsidR="00634B1D">
          <w:rPr>
            <w:rFonts w:ascii="Franklin Gothic Book" w:hAnsi="Franklin Gothic Book"/>
          </w:rPr>
          <w:t xml:space="preserve"> and provide username/email id and password to login to profile.</w:t>
        </w:r>
      </w:ins>
    </w:p>
    <w:p w14:paraId="797408A5" w14:textId="458DE446" w:rsidR="00634B1D" w:rsidRDefault="00634B1D" w:rsidP="00634B1D">
      <w:pPr>
        <w:pStyle w:val="ListParagraph"/>
        <w:rPr>
          <w:ins w:id="1782" w:author="Makkineni Lokesh (MAS)" w:date="2019-09-25T12:25:00Z"/>
          <w:rFonts w:ascii="Franklin Gothic Book" w:hAnsi="Franklin Gothic Book"/>
        </w:rPr>
        <w:pPrChange w:id="1783" w:author="Makkineni Lokesh (MAS)" w:date="2019-09-25T12:30:00Z">
          <w:pPr>
            <w:pStyle w:val="ListParagraph"/>
            <w:numPr>
              <w:numId w:val="25"/>
            </w:numPr>
            <w:ind w:hanging="360"/>
          </w:pPr>
        </w:pPrChange>
      </w:pPr>
      <w:ins w:id="1784" w:author="Makkineni Lokesh (MAS)" w:date="2019-09-25T12:30:00Z">
        <w:r>
          <w:fldChar w:fldCharType="begin"/>
        </w:r>
        <w:r>
          <w:instrText xml:space="preserve"> HYPERLINK "https://github.com/" </w:instrText>
        </w:r>
        <w:r>
          <w:fldChar w:fldCharType="separate"/>
        </w:r>
        <w:r>
          <w:rPr>
            <w:rStyle w:val="Hyperlink"/>
          </w:rPr>
          <w:t>https://github.com/</w:t>
        </w:r>
        <w:r>
          <w:fldChar w:fldCharType="end"/>
        </w:r>
      </w:ins>
    </w:p>
    <w:p w14:paraId="346E767C" w14:textId="77777777" w:rsidR="000F3620" w:rsidRDefault="000F3620" w:rsidP="000F3620">
      <w:pPr>
        <w:rPr>
          <w:ins w:id="1785" w:author="Makkineni Lokesh (MAS)" w:date="2019-09-25T12:26:00Z"/>
          <w:rFonts w:ascii="Franklin Gothic Book" w:hAnsi="Franklin Gothic Book"/>
        </w:rPr>
        <w:pPrChange w:id="1786" w:author="Makkineni Lokesh (MAS)" w:date="2019-09-25T12:25:00Z">
          <w:pPr>
            <w:pStyle w:val="ListParagraph"/>
            <w:numPr>
              <w:numId w:val="25"/>
            </w:numPr>
            <w:ind w:hanging="360"/>
          </w:pPr>
        </w:pPrChange>
      </w:pPr>
      <w:ins w:id="1787" w:author="Makkineni Lokesh (MAS)" w:date="2019-09-25T12:25:00Z">
        <w:r>
          <w:rPr>
            <w:noProof/>
          </w:rPr>
          <w:drawing>
            <wp:inline distT="0" distB="0" distL="0" distR="0" wp14:anchorId="1C666229" wp14:editId="7F4A2369">
              <wp:extent cx="5267325" cy="3305175"/>
              <wp:effectExtent l="0" t="0" r="9525" b="9525"/>
              <wp:docPr id="38" name="Picture 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67325" cy="3305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672D227" w14:textId="593F7A4E" w:rsidR="000F3620" w:rsidRDefault="000F3620" w:rsidP="00634B1D">
      <w:pPr>
        <w:pStyle w:val="ListParagraph"/>
        <w:numPr>
          <w:ilvl w:val="0"/>
          <w:numId w:val="21"/>
        </w:numPr>
        <w:rPr>
          <w:ins w:id="1788" w:author="Makkineni Lokesh (MAS)" w:date="2019-09-25T12:26:00Z"/>
          <w:rFonts w:ascii="Franklin Gothic Book" w:hAnsi="Franklin Gothic Book"/>
        </w:rPr>
        <w:pPrChange w:id="1789" w:author="Makkineni Lokesh (MAS)" w:date="2019-09-25T12:31:00Z">
          <w:pPr>
            <w:pStyle w:val="ListParagraph"/>
            <w:numPr>
              <w:numId w:val="25"/>
            </w:numPr>
            <w:ind w:hanging="360"/>
          </w:pPr>
        </w:pPrChange>
      </w:pPr>
      <w:ins w:id="1790" w:author="Makkineni Lokesh (MAS)" w:date="2019-09-25T12:26:00Z">
        <w:r>
          <w:rPr>
            <w:rFonts w:ascii="Franklin Gothic Book" w:hAnsi="Franklin Gothic Book"/>
          </w:rPr>
          <w:t xml:space="preserve">Once sign in to </w:t>
        </w:r>
      </w:ins>
      <w:ins w:id="1791" w:author="Makkineni Lokesh (MAS)" w:date="2019-09-25T12:28:00Z">
        <w:r>
          <w:rPr>
            <w:rFonts w:ascii="Franklin Gothic Book" w:hAnsi="Franklin Gothic Book"/>
          </w:rPr>
          <w:t xml:space="preserve">user’s </w:t>
        </w:r>
      </w:ins>
      <w:ins w:id="1792" w:author="Makkineni Lokesh (MAS)" w:date="2019-09-25T12:26:00Z">
        <w:r>
          <w:rPr>
            <w:rFonts w:ascii="Franklin Gothic Book" w:hAnsi="Franklin Gothic Book"/>
          </w:rPr>
          <w:t xml:space="preserve">profile, Can access organization and will prompt for SSO </w:t>
        </w:r>
      </w:ins>
      <w:ins w:id="1793" w:author="Makkineni Lokesh (MAS)" w:date="2019-09-25T12:28:00Z">
        <w:r>
          <w:rPr>
            <w:rFonts w:ascii="Franklin Gothic Book" w:hAnsi="Franklin Gothic Book"/>
          </w:rPr>
          <w:t>login. Enter</w:t>
        </w:r>
      </w:ins>
      <w:ins w:id="1794" w:author="Makkineni Lokesh (MAS)" w:date="2019-09-25T12:27:00Z">
        <w:r>
          <w:rPr>
            <w:rFonts w:ascii="Franklin Gothic Book" w:hAnsi="Franklin Gothic Book"/>
          </w:rPr>
          <w:t xml:space="preserve"> email id and password to login</w:t>
        </w:r>
      </w:ins>
      <w:ins w:id="1795" w:author="Makkineni Lokesh (MAS)" w:date="2019-09-25T12:29:00Z">
        <w:r w:rsidR="00634B1D">
          <w:rPr>
            <w:rFonts w:ascii="Franklin Gothic Book" w:hAnsi="Franklin Gothic Book"/>
          </w:rPr>
          <w:t>,</w:t>
        </w:r>
      </w:ins>
      <w:ins w:id="1796" w:author="Makkineni Lokesh (MAS)" w:date="2019-09-25T12:27:00Z">
        <w:r>
          <w:rPr>
            <w:rFonts w:ascii="Franklin Gothic Book" w:hAnsi="Franklin Gothic Book"/>
          </w:rPr>
          <w:t xml:space="preserve"> it prompts for </w:t>
        </w:r>
      </w:ins>
      <w:ins w:id="1797" w:author="Makkineni Lokesh (MAS)" w:date="2019-09-25T12:29:00Z">
        <w:r w:rsidR="00634B1D">
          <w:rPr>
            <w:rFonts w:ascii="Franklin Gothic Book" w:hAnsi="Franklin Gothic Book"/>
          </w:rPr>
          <w:t>two factor authentication. Once verified allow you to access repositories inside the organization.</w:t>
        </w:r>
      </w:ins>
    </w:p>
    <w:p w14:paraId="5E980EDD" w14:textId="534C4D16" w:rsidR="00FD1C75" w:rsidRPr="000F3620" w:rsidRDefault="000F3620" w:rsidP="000F3620">
      <w:pPr>
        <w:rPr>
          <w:rFonts w:ascii="Franklin Gothic Book" w:hAnsi="Franklin Gothic Book"/>
          <w:rPrChange w:id="1798" w:author="Makkineni Lokesh (MAS)" w:date="2019-09-25T12:25:00Z">
            <w:rPr/>
          </w:rPrChange>
        </w:rPr>
        <w:pPrChange w:id="1799" w:author="Makkineni Lokesh (MAS)" w:date="2019-09-25T12:25:00Z">
          <w:pPr>
            <w:pStyle w:val="ListParagraph"/>
            <w:numPr>
              <w:numId w:val="25"/>
            </w:numPr>
            <w:ind w:hanging="360"/>
          </w:pPr>
        </w:pPrChange>
      </w:pPr>
      <w:ins w:id="1800" w:author="Makkineni Lokesh (MAS)" w:date="2019-09-25T12:26:00Z">
        <w:r>
          <w:rPr>
            <w:noProof/>
          </w:rPr>
          <w:lastRenderedPageBreak/>
          <w:drawing>
            <wp:inline distT="0" distB="0" distL="0" distR="0" wp14:anchorId="3136305E" wp14:editId="4C08C7FF">
              <wp:extent cx="3629025" cy="2762250"/>
              <wp:effectExtent l="0" t="0" r="9525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9025" cy="2762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801" w:author="Rohitashva Pandey (MFG)" w:date="2019-01-17T14:58:00Z">
        <w:del w:id="1802" w:author="Makkineni Lokesh (MAS)" w:date="2019-09-25T12:23:00Z">
          <w:r w:rsidR="007E0955" w:rsidRPr="000F3620" w:rsidDel="000F3620">
            <w:rPr>
              <w:rFonts w:ascii="Franklin Gothic Book" w:hAnsi="Franklin Gothic Book"/>
              <w:rPrChange w:id="1803" w:author="Makkineni Lokesh (MAS)" w:date="2019-09-25T12:25:00Z">
                <w:rPr/>
              </w:rPrChange>
            </w:rPr>
            <w:delText>&lt;</w:delText>
          </w:r>
        </w:del>
      </w:ins>
      <w:del w:id="1804" w:author="Makkineni Lokesh (MAS)" w:date="2019-09-25T12:23:00Z">
        <w:r w:rsidR="00FD1C75" w:rsidRPr="000F3620" w:rsidDel="000F3620">
          <w:rPr>
            <w:rFonts w:ascii="Franklin Gothic Book" w:hAnsi="Franklin Gothic Book"/>
            <w:rPrChange w:id="1805" w:author="Makkineni Lokesh (MAS)" w:date="2019-09-25T12:25:00Z">
              <w:rPr/>
            </w:rPrChange>
          </w:rPr>
          <w:delText>St</w:delText>
        </w:r>
      </w:del>
      <w:del w:id="1806" w:author="Makkineni Lokesh (MAS)" w:date="2019-09-25T12:22:00Z">
        <w:r w:rsidR="00FD1C75" w:rsidRPr="000F3620" w:rsidDel="000F3620">
          <w:rPr>
            <w:rFonts w:ascii="Franklin Gothic Book" w:hAnsi="Franklin Gothic Book"/>
            <w:rPrChange w:id="1807" w:author="Makkineni Lokesh (MAS)" w:date="2019-09-25T12:25:00Z">
              <w:rPr/>
            </w:rPrChange>
          </w:rPr>
          <w:delText>eps are yet to be identified.</w:delText>
        </w:r>
      </w:del>
      <w:ins w:id="1808" w:author="Rohitashva Pandey (MFG)" w:date="2019-01-17T14:58:00Z">
        <w:del w:id="1809" w:author="Makkineni Lokesh (MAS)" w:date="2019-09-25T12:22:00Z">
          <w:r w:rsidR="007E0955" w:rsidRPr="000F3620" w:rsidDel="000F3620">
            <w:rPr>
              <w:rFonts w:ascii="Franklin Gothic Book" w:hAnsi="Franklin Gothic Book"/>
              <w:rPrChange w:id="1810" w:author="Makkineni Lokesh (MAS)" w:date="2019-09-25T12:25:00Z">
                <w:rPr/>
              </w:rPrChange>
            </w:rPr>
            <w:delText>&gt;</w:delText>
          </w:r>
        </w:del>
      </w:ins>
    </w:p>
    <w:p w14:paraId="79FC662A" w14:textId="77777777" w:rsidR="007A7B52" w:rsidRPr="0046332E" w:rsidRDefault="007A7B52" w:rsidP="007A7B52">
      <w:pPr>
        <w:rPr>
          <w:rFonts w:ascii="Franklin Gothic Book" w:hAnsi="Franklin Gothic Book"/>
          <w:rPrChange w:id="1811" w:author="Rohitashva Pandey (MFG)" w:date="2019-01-17T15:01:00Z">
            <w:rPr/>
          </w:rPrChange>
        </w:rPr>
      </w:pPr>
    </w:p>
    <w:p w14:paraId="563F8C32" w14:textId="4989F18F" w:rsidR="007A7B52" w:rsidRPr="0046332E" w:rsidDel="00973533" w:rsidRDefault="007A7B52" w:rsidP="007A7B52">
      <w:pPr>
        <w:spacing w:before="100" w:beforeAutospacing="1" w:after="100" w:afterAutospacing="1" w:line="240" w:lineRule="auto"/>
        <w:ind w:left="360"/>
        <w:rPr>
          <w:del w:id="1812" w:author="Makkineni Lokesh (MAS)" w:date="2019-09-25T15:12:00Z"/>
          <w:rFonts w:ascii="Franklin Gothic Book" w:hAnsi="Franklin Gothic Book"/>
          <w:rPrChange w:id="1813" w:author="Rohitashva Pandey (MFG)" w:date="2019-01-17T15:01:00Z">
            <w:rPr>
              <w:del w:id="1814" w:author="Makkineni Lokesh (MAS)" w:date="2019-09-25T15:12:00Z"/>
            </w:rPr>
          </w:rPrChange>
        </w:rPr>
      </w:pPr>
    </w:p>
    <w:p w14:paraId="5B4468F9" w14:textId="6A7C0853" w:rsidR="00BC51B1" w:rsidRPr="0046332E" w:rsidRDefault="00BC51B1" w:rsidP="00BC51B1">
      <w:pPr>
        <w:rPr>
          <w:rFonts w:ascii="Franklin Gothic Book" w:hAnsi="Franklin Gothic Book"/>
          <w:rPrChange w:id="1815" w:author="Rohitashva Pandey (MFG)" w:date="2019-01-17T15:01:00Z">
            <w:rPr/>
          </w:rPrChange>
        </w:rPr>
      </w:pPr>
    </w:p>
    <w:p w14:paraId="2B2E01B6" w14:textId="72E82B96" w:rsidR="00064B5D" w:rsidRPr="0046332E" w:rsidRDefault="00064B5D" w:rsidP="00064B5D">
      <w:pPr>
        <w:pStyle w:val="Heading1"/>
        <w:numPr>
          <w:ilvl w:val="0"/>
          <w:numId w:val="19"/>
        </w:numPr>
        <w:rPr>
          <w:rFonts w:ascii="Franklin Gothic Book" w:hAnsi="Franklin Gothic Book"/>
          <w:b/>
          <w:caps/>
          <w:color w:val="FF0000"/>
          <w:sz w:val="28"/>
          <w:szCs w:val="28"/>
          <w:rPrChange w:id="1816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</w:pPr>
      <w:bookmarkStart w:id="1817" w:name="_Toc20317010"/>
      <w:r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1818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 xml:space="preserve">Installation of Git in the </w:t>
      </w:r>
      <w:ins w:id="1819" w:author="Rohitashva Pandey (MFG)" w:date="2019-01-17T14:58:00Z">
        <w:r w:rsidR="007E0955" w:rsidRPr="0046332E">
          <w:rPr>
            <w:rFonts w:ascii="Franklin Gothic Book" w:hAnsi="Franklin Gothic Book"/>
            <w:b/>
            <w:caps/>
            <w:color w:val="FF0000"/>
            <w:sz w:val="28"/>
            <w:szCs w:val="28"/>
            <w:rPrChange w:id="1820" w:author="Rohitashva Pandey (MFG)" w:date="2019-01-17T15:01:00Z">
              <w:rPr>
                <w:b/>
                <w:caps/>
                <w:color w:val="FF0000"/>
                <w:sz w:val="28"/>
                <w:szCs w:val="28"/>
              </w:rPr>
            </w:rPrChange>
          </w:rPr>
          <w:t xml:space="preserve">Users’ </w:t>
        </w:r>
      </w:ins>
      <w:r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1821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 xml:space="preserve">local machine and </w:t>
      </w:r>
      <w:ins w:id="1822" w:author="Rohitashva Pandey (MFG)" w:date="2019-01-17T14:58:00Z">
        <w:r w:rsidR="007E0955" w:rsidRPr="0046332E">
          <w:rPr>
            <w:rFonts w:ascii="Franklin Gothic Book" w:hAnsi="Franklin Gothic Book"/>
            <w:b/>
            <w:caps/>
            <w:color w:val="FF0000"/>
            <w:sz w:val="28"/>
            <w:szCs w:val="28"/>
            <w:rPrChange w:id="1823" w:author="Rohitashva Pandey (MFG)" w:date="2019-01-17T15:01:00Z">
              <w:rPr>
                <w:b/>
                <w:caps/>
                <w:color w:val="FF0000"/>
                <w:sz w:val="28"/>
                <w:szCs w:val="28"/>
              </w:rPr>
            </w:rPrChange>
          </w:rPr>
          <w:t xml:space="preserve">for </w:t>
        </w:r>
      </w:ins>
      <w:r w:rsidRPr="0046332E">
        <w:rPr>
          <w:rFonts w:ascii="Franklin Gothic Book" w:hAnsi="Franklin Gothic Book"/>
          <w:b/>
          <w:caps/>
          <w:color w:val="FF0000"/>
          <w:sz w:val="28"/>
          <w:szCs w:val="28"/>
          <w:rPrChange w:id="1824" w:author="Rohitashva Pandey (MFG)" w:date="2019-01-17T15:01:00Z">
            <w:rPr>
              <w:b/>
              <w:caps/>
              <w:color w:val="FF0000"/>
              <w:sz w:val="28"/>
              <w:szCs w:val="28"/>
            </w:rPr>
          </w:rPrChange>
        </w:rPr>
        <w:t>ide integration</w:t>
      </w:r>
      <w:bookmarkEnd w:id="1817"/>
    </w:p>
    <w:p w14:paraId="4EF67F48" w14:textId="3471748D" w:rsidR="007E0955" w:rsidRPr="0046332E" w:rsidRDefault="007E0955">
      <w:pPr>
        <w:pStyle w:val="Heading2"/>
        <w:ind w:left="555"/>
        <w:rPr>
          <w:ins w:id="1825" w:author="Rohitashva Pandey (MFG)" w:date="2019-01-17T14:58:00Z"/>
          <w:rFonts w:ascii="Franklin Gothic Book" w:hAnsi="Franklin Gothic Book"/>
          <w:rPrChange w:id="1826" w:author="Rohitashva Pandey (MFG)" w:date="2019-01-17T15:01:00Z">
            <w:rPr>
              <w:ins w:id="1827" w:author="Rohitashva Pandey (MFG)" w:date="2019-01-17T14:58:00Z"/>
            </w:rPr>
          </w:rPrChange>
        </w:rPr>
        <w:pPrChange w:id="1828" w:author="Rohitashva Pandey (MFG)" w:date="2019-01-17T14:58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</w:p>
    <w:p w14:paraId="1A2785F9" w14:textId="69563EF0" w:rsidR="004504E8" w:rsidRPr="0046332E" w:rsidRDefault="004504E8" w:rsidP="004504E8">
      <w:pPr>
        <w:pStyle w:val="Heading2"/>
        <w:numPr>
          <w:ilvl w:val="1"/>
          <w:numId w:val="19"/>
        </w:numPr>
        <w:rPr>
          <w:rFonts w:ascii="Franklin Gothic Book" w:hAnsi="Franklin Gothic Book"/>
          <w:rPrChange w:id="1829" w:author="Rohitashva Pandey (MFG)" w:date="2019-01-17T15:01:00Z">
            <w:rPr/>
          </w:rPrChange>
        </w:rPr>
      </w:pPr>
      <w:bookmarkStart w:id="1830" w:name="_Toc20317011"/>
      <w:r w:rsidRPr="0046332E">
        <w:rPr>
          <w:rFonts w:ascii="Franklin Gothic Book" w:hAnsi="Franklin Gothic Book"/>
          <w:rPrChange w:id="1831" w:author="Rohitashva Pandey (MFG)" w:date="2019-01-17T15:01:00Z">
            <w:rPr/>
          </w:rPrChange>
        </w:rPr>
        <w:t xml:space="preserve">Process </w:t>
      </w:r>
      <w:r w:rsidR="0060358E" w:rsidRPr="0046332E">
        <w:rPr>
          <w:rFonts w:ascii="Franklin Gothic Book" w:hAnsi="Franklin Gothic Book"/>
          <w:rPrChange w:id="1832" w:author="Rohitashva Pandey (MFG)" w:date="2019-01-17T15:01:00Z">
            <w:rPr/>
          </w:rPrChange>
        </w:rPr>
        <w:t>Overview:</w:t>
      </w:r>
      <w:bookmarkEnd w:id="1830"/>
    </w:p>
    <w:p w14:paraId="794B73E0" w14:textId="76794BF8" w:rsidR="004504E8" w:rsidRPr="0046332E" w:rsidRDefault="004504E8" w:rsidP="004504E8">
      <w:pPr>
        <w:pStyle w:val="ListParagraph"/>
        <w:numPr>
          <w:ilvl w:val="0"/>
          <w:numId w:val="23"/>
        </w:numPr>
        <w:rPr>
          <w:rFonts w:ascii="Franklin Gothic Book" w:hAnsi="Franklin Gothic Book"/>
          <w:rPrChange w:id="1833" w:author="Rohitashva Pandey (MFG)" w:date="2019-01-17T15:01:00Z">
            <w:rPr/>
          </w:rPrChange>
        </w:rPr>
      </w:pPr>
      <w:r w:rsidRPr="0046332E">
        <w:rPr>
          <w:rFonts w:ascii="Franklin Gothic Book" w:hAnsi="Franklin Gothic Book"/>
          <w:rPrChange w:id="1834" w:author="Rohitashva Pandey (MFG)" w:date="2019-01-17T15:01:00Z">
            <w:rPr/>
          </w:rPrChange>
        </w:rPr>
        <w:t xml:space="preserve">Git can be installed in the user machine and can be integrated with the IDE. </w:t>
      </w:r>
    </w:p>
    <w:p w14:paraId="2ED0E3A5" w14:textId="06649F92" w:rsidR="004504E8" w:rsidRDefault="004504E8" w:rsidP="004504E8">
      <w:pPr>
        <w:pStyle w:val="ListParagraph"/>
        <w:numPr>
          <w:ilvl w:val="0"/>
          <w:numId w:val="23"/>
        </w:numPr>
        <w:rPr>
          <w:ins w:id="1835" w:author="Makkineni Lokesh (MAS)" w:date="2019-09-25T15:00:00Z"/>
          <w:rFonts w:ascii="Franklin Gothic Book" w:hAnsi="Franklin Gothic Book"/>
        </w:rPr>
      </w:pPr>
      <w:r w:rsidRPr="0046332E">
        <w:rPr>
          <w:rFonts w:ascii="Franklin Gothic Book" w:hAnsi="Franklin Gothic Book"/>
          <w:rPrChange w:id="1836" w:author="Rohitashva Pandey (MFG)" w:date="2019-01-17T15:01:00Z">
            <w:rPr/>
          </w:rPrChange>
        </w:rPr>
        <w:t>User can do the day-to-day activity with the local/remote Git repositories.</w:t>
      </w:r>
    </w:p>
    <w:p w14:paraId="5D4A611B" w14:textId="69E9B393" w:rsidR="00E113F8" w:rsidDel="00B46358" w:rsidRDefault="00E113F8" w:rsidP="004504E8">
      <w:pPr>
        <w:pStyle w:val="ListParagraph"/>
        <w:numPr>
          <w:ilvl w:val="0"/>
          <w:numId w:val="23"/>
        </w:numPr>
        <w:rPr>
          <w:ins w:id="1837" w:author="Rohitashva Pandey (MFG)" w:date="2019-01-17T15:03:00Z"/>
          <w:del w:id="1838" w:author="Makkineni Lokesh (MAS)" w:date="2019-09-25T15:04:00Z"/>
          <w:rFonts w:ascii="Franklin Gothic Book" w:hAnsi="Franklin Gothic Book"/>
        </w:rPr>
      </w:pPr>
      <w:bookmarkStart w:id="1839" w:name="_Toc20316889"/>
      <w:bookmarkStart w:id="1840" w:name="_Toc20317012"/>
      <w:bookmarkEnd w:id="1839"/>
      <w:bookmarkEnd w:id="1840"/>
    </w:p>
    <w:p w14:paraId="70D5006C" w14:textId="459AF607" w:rsidR="00251904" w:rsidRPr="0046332E" w:rsidDel="00B46358" w:rsidRDefault="00251904">
      <w:pPr>
        <w:pStyle w:val="ListParagraph"/>
        <w:ind w:left="765"/>
        <w:rPr>
          <w:del w:id="1841" w:author="Makkineni Lokesh (MAS)" w:date="2019-09-25T15:04:00Z"/>
          <w:rFonts w:ascii="Franklin Gothic Book" w:hAnsi="Franklin Gothic Book"/>
          <w:rPrChange w:id="1842" w:author="Rohitashva Pandey (MFG)" w:date="2019-01-17T15:01:00Z">
            <w:rPr>
              <w:del w:id="1843" w:author="Makkineni Lokesh (MAS)" w:date="2019-09-25T15:04:00Z"/>
            </w:rPr>
          </w:rPrChange>
        </w:rPr>
        <w:pPrChange w:id="1844" w:author="Rohitashva Pandey (MFG)" w:date="2019-01-17T15:03:00Z">
          <w:pPr>
            <w:pStyle w:val="ListParagraph"/>
            <w:numPr>
              <w:numId w:val="23"/>
            </w:numPr>
            <w:ind w:left="765" w:hanging="360"/>
          </w:pPr>
        </w:pPrChange>
      </w:pPr>
      <w:bookmarkStart w:id="1845" w:name="_Toc20316890"/>
      <w:bookmarkStart w:id="1846" w:name="_Toc20317013"/>
      <w:bookmarkEnd w:id="1845"/>
      <w:bookmarkEnd w:id="1846"/>
    </w:p>
    <w:p w14:paraId="69B0333C" w14:textId="7BD90F66" w:rsidR="00E34F3C" w:rsidRPr="0046332E" w:rsidRDefault="00E34F3C" w:rsidP="00E34F3C">
      <w:pPr>
        <w:pStyle w:val="Heading2"/>
        <w:numPr>
          <w:ilvl w:val="1"/>
          <w:numId w:val="19"/>
        </w:numPr>
        <w:rPr>
          <w:ins w:id="1847" w:author="Rohitashva Pandey (MFG)" w:date="2019-01-17T15:00:00Z"/>
          <w:rFonts w:ascii="Franklin Gothic Book" w:hAnsi="Franklin Gothic Book"/>
          <w:rPrChange w:id="1848" w:author="Rohitashva Pandey (MFG)" w:date="2019-01-17T15:01:00Z">
            <w:rPr>
              <w:ins w:id="1849" w:author="Rohitashva Pandey (MFG)" w:date="2019-01-17T15:00:00Z"/>
            </w:rPr>
          </w:rPrChange>
        </w:rPr>
      </w:pPr>
      <w:bookmarkStart w:id="1850" w:name="_Toc20317014"/>
      <w:r w:rsidRPr="0046332E">
        <w:rPr>
          <w:rFonts w:ascii="Franklin Gothic Book" w:hAnsi="Franklin Gothic Book"/>
          <w:rPrChange w:id="1851" w:author="Rohitashva Pandey (MFG)" w:date="2019-01-17T15:01:00Z">
            <w:rPr/>
          </w:rPrChange>
        </w:rPr>
        <w:t>Steps for Git installation</w:t>
      </w:r>
      <w:bookmarkEnd w:id="1850"/>
      <w:del w:id="1852" w:author="Rohitashva Pandey (MFG)" w:date="2019-01-17T15:00:00Z">
        <w:r w:rsidRPr="0046332E" w:rsidDel="007E0955">
          <w:rPr>
            <w:rFonts w:ascii="Franklin Gothic Book" w:hAnsi="Franklin Gothic Book"/>
            <w:rPrChange w:id="1853" w:author="Rohitashva Pandey (MFG)" w:date="2019-01-17T15:01:00Z">
              <w:rPr/>
            </w:rPrChange>
          </w:rPr>
          <w:delText xml:space="preserve"> and integration with IDE:</w:delText>
        </w:r>
      </w:del>
    </w:p>
    <w:p w14:paraId="7DFFDADD" w14:textId="77777777" w:rsidR="00251904" w:rsidRDefault="00251904">
      <w:pPr>
        <w:rPr>
          <w:ins w:id="1854" w:author="Rohitashva Pandey (MFG)" w:date="2019-01-17T15:03:00Z"/>
          <w:rFonts w:ascii="Franklin Gothic Book" w:hAnsi="Franklin Gothic Book"/>
        </w:rPr>
        <w:pPrChange w:id="1855" w:author="Rohitashva Pandey (MFG)" w:date="2019-01-17T15:00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</w:p>
    <w:p w14:paraId="67A66BE3" w14:textId="0BD82493" w:rsidR="007E0955" w:rsidRPr="0046332E" w:rsidRDefault="007E0955">
      <w:pPr>
        <w:rPr>
          <w:ins w:id="1856" w:author="Rohitashva Pandey (MFG)" w:date="2019-01-17T15:01:00Z"/>
          <w:rFonts w:ascii="Franklin Gothic Book" w:hAnsi="Franklin Gothic Book"/>
          <w:rPrChange w:id="1857" w:author="Rohitashva Pandey (MFG)" w:date="2019-01-17T15:01:00Z">
            <w:rPr>
              <w:ins w:id="1858" w:author="Rohitashva Pandey (MFG)" w:date="2019-01-17T15:01:00Z"/>
            </w:rPr>
          </w:rPrChange>
        </w:rPr>
        <w:pPrChange w:id="1859" w:author="Rohitashva Pandey (MFG)" w:date="2019-01-17T15:00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  <w:ins w:id="1860" w:author="Rohitashva Pandey (MFG)" w:date="2019-01-17T15:00:00Z">
        <w:r w:rsidRPr="0046332E">
          <w:rPr>
            <w:rFonts w:ascii="Franklin Gothic Book" w:hAnsi="Franklin Gothic Book"/>
            <w:rPrChange w:id="1861" w:author="Rohitashva Pandey (MFG)" w:date="2019-01-17T15:01:00Z">
              <w:rPr/>
            </w:rPrChange>
          </w:rPr>
          <w:t xml:space="preserve">Users will have git on their local machine and they </w:t>
        </w:r>
      </w:ins>
      <w:ins w:id="1862" w:author="Rohitashva Pandey (MFG)" w:date="2019-01-17T15:01:00Z">
        <w:r w:rsidRPr="0046332E">
          <w:rPr>
            <w:rFonts w:ascii="Franklin Gothic Book" w:hAnsi="Franklin Gothic Book"/>
            <w:rPrChange w:id="1863" w:author="Rohitashva Pandey (MFG)" w:date="2019-01-17T15:01:00Z">
              <w:rPr/>
            </w:rPrChange>
          </w:rPr>
          <w:t>will do a few things to customize their Git environment.</w:t>
        </w:r>
      </w:ins>
    </w:p>
    <w:p w14:paraId="28DDA0F3" w14:textId="77777777" w:rsidR="0046332E" w:rsidRPr="0046332E" w:rsidRDefault="0046332E" w:rsidP="0046332E">
      <w:pPr>
        <w:spacing w:before="100" w:beforeAutospacing="1" w:after="100" w:afterAutospacing="1" w:line="240" w:lineRule="auto"/>
        <w:rPr>
          <w:ins w:id="1864" w:author="Rohitashva Pandey (MFG)" w:date="2019-01-17T15:01:00Z"/>
          <w:rFonts w:ascii="Franklin Gothic Book" w:eastAsia="Times New Roman" w:hAnsi="Franklin Gothic Book" w:cs="Times New Roman"/>
          <w:sz w:val="24"/>
          <w:szCs w:val="24"/>
          <w:rPrChange w:id="1865" w:author="Rohitashva Pandey (MFG)" w:date="2019-01-17T15:01:00Z">
            <w:rPr>
              <w:ins w:id="1866" w:author="Rohitashva Pandey (MFG)" w:date="2019-01-17T15:01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  <w:ins w:id="1867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68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Git comes with a tool called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869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git 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70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that lets you get and set configuration variables that control all aspects of how Git looks and operates. These variables can be stored in three different places:</w:t>
        </w:r>
      </w:ins>
    </w:p>
    <w:p w14:paraId="59745820" w14:textId="6C5A0D34" w:rsidR="0046332E" w:rsidRDefault="0046332E" w:rsidP="0046332E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1871" w:author="Rohitashva Pandey (MFG)" w:date="2019-01-17T15:02:00Z"/>
          <w:rFonts w:ascii="Franklin Gothic Book" w:eastAsia="Times New Roman" w:hAnsi="Franklin Gothic Book" w:cs="Times New Roman"/>
          <w:sz w:val="24"/>
          <w:szCs w:val="24"/>
        </w:rPr>
      </w:pPr>
      <w:ins w:id="1872" w:author="Rohitashva Pandey (MFG)" w:date="2019-01-17T15:01:00Z"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873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/etc/gitconfig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74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file: Contains values applied to every user on the system and all their repositories. If </w:t>
        </w:r>
      </w:ins>
      <w:ins w:id="1875" w:author="Rohitashva Pandey (MFG)" w:date="2019-01-17T15:03:00Z">
        <w:r w:rsidR="00251904">
          <w:rPr>
            <w:rFonts w:ascii="Franklin Gothic Book" w:eastAsia="Times New Roman" w:hAnsi="Franklin Gothic Book" w:cs="Times New Roman"/>
            <w:sz w:val="24"/>
            <w:szCs w:val="24"/>
          </w:rPr>
          <w:t>users’</w:t>
        </w:r>
      </w:ins>
      <w:ins w:id="1876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77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pass the option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878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--system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79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to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880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git 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81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, it reads and writes from this file specifically. (Because this is a system configuration file, you would need administrative or superuser privilege to make changes to it.)</w:t>
        </w:r>
      </w:ins>
    </w:p>
    <w:p w14:paraId="5F65B943" w14:textId="6D14595B" w:rsidR="0046332E" w:rsidRPr="0046332E" w:rsidRDefault="0046332E" w:rsidP="0046332E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1882" w:author="Rohitashva Pandey (MFG)" w:date="2019-01-17T15:01:00Z"/>
          <w:rFonts w:ascii="Franklin Gothic Book" w:eastAsia="Times New Roman" w:hAnsi="Franklin Gothic Book" w:cs="Times New Roman"/>
          <w:sz w:val="24"/>
          <w:szCs w:val="24"/>
          <w:rPrChange w:id="1883" w:author="Rohitashva Pandey (MFG)" w:date="2019-01-17T15:01:00Z">
            <w:rPr>
              <w:ins w:id="1884" w:author="Rohitashva Pandey (MFG)" w:date="2019-01-17T15:01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  <w:ins w:id="1885" w:author="Rohitashva Pandey (MFG)" w:date="2019-01-17T15:01:00Z"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886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~/.gitconfig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87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or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888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~/.config/git/config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89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file: Values specific personally to</w:t>
        </w:r>
      </w:ins>
      <w:ins w:id="1890" w:author="Rohitashva Pandey (MFG)" w:date="2019-01-17T15:03:00Z">
        <w:r w:rsidR="00251904">
          <w:rPr>
            <w:rFonts w:ascii="Franklin Gothic Book" w:eastAsia="Times New Roman" w:hAnsi="Franklin Gothic Book" w:cs="Times New Roman"/>
            <w:sz w:val="24"/>
            <w:szCs w:val="24"/>
          </w:rPr>
          <w:t xml:space="preserve"> </w:t>
        </w:r>
      </w:ins>
      <w:ins w:id="1891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92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the user. </w:t>
        </w:r>
      </w:ins>
      <w:ins w:id="1893" w:author="Rohitashva Pandey (MFG)" w:date="2019-01-17T15:03:00Z">
        <w:r w:rsidR="00251904">
          <w:rPr>
            <w:rFonts w:ascii="Franklin Gothic Book" w:eastAsia="Times New Roman" w:hAnsi="Franklin Gothic Book" w:cs="Times New Roman"/>
            <w:sz w:val="24"/>
            <w:szCs w:val="24"/>
          </w:rPr>
          <w:t>Users</w:t>
        </w:r>
      </w:ins>
      <w:ins w:id="1894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95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can make Git read and write to this file specifically by passing the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896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--global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97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option, and this affects </w:t>
        </w:r>
        <w:r w:rsidRPr="0046332E">
          <w:rPr>
            <w:rFonts w:ascii="Franklin Gothic Book" w:eastAsia="Times New Roman" w:hAnsi="Franklin Gothic Book" w:cs="Times New Roman"/>
            <w:i/>
            <w:iCs/>
            <w:sz w:val="24"/>
            <w:szCs w:val="24"/>
            <w:rPrChange w:id="1898" w:author="Rohitashva Pandey (MFG)" w:date="2019-01-17T15:01:00Z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rPrChange>
          </w:rPr>
          <w:t>all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899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of the repositories </w:t>
        </w:r>
      </w:ins>
      <w:ins w:id="1900" w:author="Rohitashva Pandey (MFG)" w:date="2019-01-17T15:03:00Z">
        <w:r w:rsidR="00251904">
          <w:rPr>
            <w:rFonts w:ascii="Franklin Gothic Book" w:eastAsia="Times New Roman" w:hAnsi="Franklin Gothic Book" w:cs="Times New Roman"/>
            <w:sz w:val="24"/>
            <w:szCs w:val="24"/>
          </w:rPr>
          <w:t>users</w:t>
        </w:r>
      </w:ins>
      <w:ins w:id="1901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02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work with on </w:t>
        </w:r>
      </w:ins>
      <w:ins w:id="1903" w:author="Rohitashva Pandey (MFG)" w:date="2019-01-17T15:03:00Z">
        <w:r w:rsidR="00251904">
          <w:rPr>
            <w:rFonts w:ascii="Franklin Gothic Book" w:eastAsia="Times New Roman" w:hAnsi="Franklin Gothic Book" w:cs="Times New Roman"/>
            <w:sz w:val="24"/>
            <w:szCs w:val="24"/>
          </w:rPr>
          <w:t>their</w:t>
        </w:r>
      </w:ins>
      <w:ins w:id="1904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05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system.</w:t>
        </w:r>
      </w:ins>
    </w:p>
    <w:p w14:paraId="5C811FEC" w14:textId="30561E39" w:rsidR="0046332E" w:rsidRPr="0046332E" w:rsidRDefault="0046332E" w:rsidP="0046332E">
      <w:pPr>
        <w:numPr>
          <w:ilvl w:val="0"/>
          <w:numId w:val="30"/>
        </w:numPr>
        <w:spacing w:before="100" w:beforeAutospacing="1" w:after="100" w:afterAutospacing="1" w:line="240" w:lineRule="auto"/>
        <w:rPr>
          <w:ins w:id="1906" w:author="Rohitashva Pandey (MFG)" w:date="2019-01-17T15:01:00Z"/>
          <w:rFonts w:ascii="Franklin Gothic Book" w:eastAsia="Times New Roman" w:hAnsi="Franklin Gothic Book" w:cs="Times New Roman"/>
          <w:sz w:val="24"/>
          <w:szCs w:val="24"/>
          <w:rPrChange w:id="1907" w:author="Rohitashva Pandey (MFG)" w:date="2019-01-17T15:01:00Z">
            <w:rPr>
              <w:ins w:id="1908" w:author="Rohitashva Pandey (MFG)" w:date="2019-01-17T15:01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  <w:ins w:id="1909" w:author="Rohitashva Pandey (MFG)" w:date="2019-01-17T15:01:00Z"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10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11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file in the Git directory (that is,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12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.git/config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13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) of whatever repository </w:t>
        </w:r>
      </w:ins>
      <w:ins w:id="1914" w:author="Rohitashva Pandey (MFG)" w:date="2019-01-17T15:04:00Z">
        <w:r w:rsidR="00C57AD5">
          <w:rPr>
            <w:rFonts w:ascii="Franklin Gothic Book" w:eastAsia="Times New Roman" w:hAnsi="Franklin Gothic Book" w:cs="Times New Roman"/>
            <w:sz w:val="24"/>
            <w:szCs w:val="24"/>
          </w:rPr>
          <w:t>user is</w:t>
        </w:r>
      </w:ins>
      <w:ins w:id="1915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16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currently using: Specific</w:t>
        </w:r>
        <w:r w:rsidR="00C57AD5">
          <w:rPr>
            <w:rFonts w:ascii="Franklin Gothic Book" w:eastAsia="Times New Roman" w:hAnsi="Franklin Gothic Book" w:cs="Times New Roman"/>
            <w:sz w:val="24"/>
            <w:szCs w:val="24"/>
          </w:rPr>
          <w:t xml:space="preserve"> to that single repository. User 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17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can force Git to read from and write to 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18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lastRenderedPageBreak/>
          <w:t xml:space="preserve">this file with the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19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--local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20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option, but that is in fact the default. (Unsurprisingly, </w:t>
        </w:r>
      </w:ins>
      <w:ins w:id="1921" w:author="Rohitashva Pandey (MFG)" w:date="2019-01-17T15:04:00Z">
        <w:r w:rsidR="00C57AD5">
          <w:rPr>
            <w:rFonts w:ascii="Franklin Gothic Book" w:eastAsia="Times New Roman" w:hAnsi="Franklin Gothic Book" w:cs="Times New Roman"/>
            <w:sz w:val="24"/>
            <w:szCs w:val="24"/>
          </w:rPr>
          <w:t xml:space="preserve">users </w:t>
        </w:r>
      </w:ins>
      <w:ins w:id="1922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23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need to be located somewhere in a Git repository for this option to work properly.)</w:t>
        </w:r>
      </w:ins>
    </w:p>
    <w:p w14:paraId="60B27FBE" w14:textId="77777777" w:rsidR="0046332E" w:rsidRPr="0046332E" w:rsidRDefault="0046332E" w:rsidP="0046332E">
      <w:pPr>
        <w:spacing w:before="100" w:beforeAutospacing="1" w:after="100" w:afterAutospacing="1" w:line="240" w:lineRule="auto"/>
        <w:rPr>
          <w:ins w:id="1924" w:author="Rohitashva Pandey (MFG)" w:date="2019-01-17T15:01:00Z"/>
          <w:rFonts w:ascii="Franklin Gothic Book" w:eastAsia="Times New Roman" w:hAnsi="Franklin Gothic Book" w:cs="Times New Roman"/>
          <w:sz w:val="24"/>
          <w:szCs w:val="24"/>
          <w:rPrChange w:id="1925" w:author="Rohitashva Pandey (MFG)" w:date="2019-01-17T15:01:00Z">
            <w:rPr>
              <w:ins w:id="1926" w:author="Rohitashva Pandey (MFG)" w:date="2019-01-17T15:01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  <w:ins w:id="1927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28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Each level overrides values in the previous level, so values in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29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.git/config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30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trump those in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31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/etc/gitconfig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32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>.</w:t>
        </w:r>
      </w:ins>
    </w:p>
    <w:p w14:paraId="3ADB8227" w14:textId="5FC4A2A4" w:rsidR="0046332E" w:rsidRPr="0046332E" w:rsidRDefault="0046332E" w:rsidP="0046332E">
      <w:pPr>
        <w:spacing w:before="100" w:beforeAutospacing="1" w:after="100" w:afterAutospacing="1" w:line="240" w:lineRule="auto"/>
        <w:rPr>
          <w:ins w:id="1933" w:author="Rohitashva Pandey (MFG)" w:date="2019-01-17T15:01:00Z"/>
          <w:rFonts w:ascii="Franklin Gothic Book" w:eastAsia="Times New Roman" w:hAnsi="Franklin Gothic Book" w:cs="Times New Roman"/>
          <w:sz w:val="24"/>
          <w:szCs w:val="24"/>
          <w:rPrChange w:id="1934" w:author="Rohitashva Pandey (MFG)" w:date="2019-01-17T15:01:00Z">
            <w:rPr>
              <w:ins w:id="1935" w:author="Rohitashva Pandey (MFG)" w:date="2019-01-17T15:01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  <w:ins w:id="1936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37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On Windows systems, </w:t>
        </w:r>
      </w:ins>
      <w:ins w:id="1938" w:author="Rohitashva Pandey (MFG)" w:date="2019-01-17T15:04:00Z">
        <w:r w:rsidR="00C57AD5">
          <w:rPr>
            <w:rFonts w:ascii="Franklin Gothic Book" w:eastAsia="Times New Roman" w:hAnsi="Franklin Gothic Book" w:cs="Times New Roman"/>
            <w:sz w:val="24"/>
            <w:szCs w:val="24"/>
          </w:rPr>
          <w:t>g</w:t>
        </w:r>
      </w:ins>
      <w:ins w:id="1939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40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it looks for the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41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.gitconfig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42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file in the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43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$HOME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44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directory (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45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C:\Users\$USER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46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for most people). It also still looks for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47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/etc/gitconfig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48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, although </w:t>
        </w:r>
      </w:ins>
      <w:ins w:id="1949" w:author="Rohitashva Pandey (MFG)" w:date="2019-01-17T15:03:00Z">
        <w:r w:rsidR="00C57AD5" w:rsidRPr="0046332E">
          <w:rPr>
            <w:rFonts w:ascii="Franklin Gothic Book" w:eastAsia="Times New Roman" w:hAnsi="Franklin Gothic Book" w:cs="Times New Roman"/>
            <w:sz w:val="24"/>
            <w:szCs w:val="24"/>
          </w:rPr>
          <w:t>it is</w:t>
        </w:r>
      </w:ins>
      <w:ins w:id="1950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51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relative to the MSys root, which is wherever you decide to install Git on your Windows system when you run the installer. If </w:t>
        </w:r>
      </w:ins>
      <w:ins w:id="1952" w:author="Rohitashva Pandey (MFG)" w:date="2019-01-17T15:04:00Z">
        <w:r w:rsidR="00C57AD5">
          <w:rPr>
            <w:rFonts w:ascii="Franklin Gothic Book" w:eastAsia="Times New Roman" w:hAnsi="Franklin Gothic Book" w:cs="Times New Roman"/>
            <w:sz w:val="24"/>
            <w:szCs w:val="24"/>
          </w:rPr>
          <w:t>the user</w:t>
        </w:r>
      </w:ins>
      <w:ins w:id="1953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54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</w:t>
        </w:r>
      </w:ins>
      <w:ins w:id="1955" w:author="Rohitashva Pandey (MFG)" w:date="2019-01-17T15:04:00Z">
        <w:r w:rsidR="00C57AD5">
          <w:rPr>
            <w:rFonts w:ascii="Franklin Gothic Book" w:eastAsia="Times New Roman" w:hAnsi="Franklin Gothic Book" w:cs="Times New Roman"/>
            <w:sz w:val="24"/>
            <w:szCs w:val="24"/>
          </w:rPr>
          <w:t>is</w:t>
        </w:r>
      </w:ins>
      <w:ins w:id="1956" w:author="Rohitashva Pandey (MFG)" w:date="2019-01-17T15:01:00Z"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57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using version 2.x or later of Git for Windows, there is also a system-level config file at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58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C:\ProgramData\Git\config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59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on Windows Vista and newer. This config file can only be changed by </w:t>
        </w:r>
        <w:r w:rsidRPr="0046332E">
          <w:rPr>
            <w:rFonts w:ascii="Franklin Gothic Book" w:eastAsia="Times New Roman" w:hAnsi="Franklin Gothic Book" w:cs="Courier New"/>
            <w:sz w:val="20"/>
            <w:szCs w:val="20"/>
            <w:rPrChange w:id="1960" w:author="Rohitashva Pandey (MFG)" w:date="2019-01-17T15:01:00Z">
              <w:rPr>
                <w:rFonts w:ascii="Courier New" w:eastAsia="Times New Roman" w:hAnsi="Courier New" w:cs="Courier New"/>
                <w:sz w:val="20"/>
                <w:szCs w:val="20"/>
              </w:rPr>
            </w:rPrChange>
          </w:rPr>
          <w:t>git config -f &lt;file&gt;</w:t>
        </w:r>
        <w:r w:rsidRPr="0046332E">
          <w:rPr>
            <w:rFonts w:ascii="Franklin Gothic Book" w:eastAsia="Times New Roman" w:hAnsi="Franklin Gothic Book" w:cs="Times New Roman"/>
            <w:sz w:val="24"/>
            <w:szCs w:val="24"/>
            <w:rPrChange w:id="1961" w:author="Rohitashva Pandey (MFG)" w:date="2019-01-17T15:01:00Z">
              <w:rPr>
                <w:rFonts w:ascii="Times New Roman" w:eastAsia="Times New Roman" w:hAnsi="Times New Roman" w:cs="Times New Roman"/>
                <w:sz w:val="24"/>
                <w:szCs w:val="24"/>
              </w:rPr>
            </w:rPrChange>
          </w:rPr>
          <w:t xml:space="preserve"> as an admin.</w:t>
        </w:r>
      </w:ins>
    </w:p>
    <w:p w14:paraId="4F6E06F4" w14:textId="5CD33818" w:rsidR="00E25DFF" w:rsidRPr="00E25DFF" w:rsidRDefault="00E25DFF">
      <w:pPr>
        <w:pStyle w:val="Heading2"/>
        <w:numPr>
          <w:ilvl w:val="1"/>
          <w:numId w:val="19"/>
        </w:numPr>
        <w:rPr>
          <w:ins w:id="1962" w:author="Rohitashva Pandey (MFG)" w:date="2019-01-17T15:05:00Z"/>
          <w:rFonts w:ascii="Franklin Gothic Book" w:hAnsi="Franklin Gothic Book"/>
          <w:rPrChange w:id="1963" w:author="Rohitashva Pandey (MFG)" w:date="2019-01-17T15:06:00Z">
            <w:rPr>
              <w:ins w:id="1964" w:author="Rohitashva Pandey (MFG)" w:date="2019-01-17T15:05:00Z"/>
            </w:rPr>
          </w:rPrChange>
        </w:rPr>
        <w:pPrChange w:id="1965" w:author="Rohitashva Pandey (MFG)" w:date="2019-01-17T15:06:00Z">
          <w:pPr>
            <w:pStyle w:val="Heading3"/>
          </w:pPr>
        </w:pPrChange>
      </w:pPr>
      <w:bookmarkStart w:id="1966" w:name="_Toc20317015"/>
      <w:ins w:id="1967" w:author="Rohitashva Pandey (MFG)" w:date="2019-01-17T15:06:00Z">
        <w:r>
          <w:rPr>
            <w:rFonts w:ascii="Franklin Gothic Book" w:hAnsi="Franklin Gothic Book"/>
          </w:rPr>
          <w:t xml:space="preserve">User </w:t>
        </w:r>
      </w:ins>
      <w:ins w:id="1968" w:author="Rohitashva Pandey (MFG)" w:date="2019-01-17T15:05:00Z">
        <w:r w:rsidRPr="00E25DFF">
          <w:rPr>
            <w:rFonts w:ascii="Franklin Gothic Book" w:hAnsi="Franklin Gothic Book"/>
            <w:rPrChange w:id="1969" w:author="Rohitashva Pandey (MFG)" w:date="2019-01-17T15:06:00Z">
              <w:rPr>
                <w:b w:val="0"/>
                <w:bCs w:val="0"/>
                <w:i w:val="0"/>
              </w:rPr>
            </w:rPrChange>
          </w:rPr>
          <w:t>Identity</w:t>
        </w:r>
      </w:ins>
      <w:ins w:id="1970" w:author="Rohitashva Pandey (MFG)" w:date="2019-01-17T15:06:00Z">
        <w:r>
          <w:rPr>
            <w:rFonts w:ascii="Franklin Gothic Book" w:hAnsi="Franklin Gothic Book"/>
          </w:rPr>
          <w:t xml:space="preserve"> Setup</w:t>
        </w:r>
      </w:ins>
      <w:bookmarkEnd w:id="1966"/>
    </w:p>
    <w:p w14:paraId="4B0DAD62" w14:textId="4D084ADB" w:rsidR="00E25DFF" w:rsidRPr="00E25DFF" w:rsidRDefault="00E25DFF" w:rsidP="00E25DFF">
      <w:pPr>
        <w:pStyle w:val="NormalWeb"/>
        <w:rPr>
          <w:ins w:id="1971" w:author="Rohitashva Pandey (MFG)" w:date="2019-01-17T15:05:00Z"/>
          <w:rFonts w:ascii="Franklin Gothic Book" w:hAnsi="Franklin Gothic Book"/>
          <w:rPrChange w:id="1972" w:author="Rohitashva Pandey (MFG)" w:date="2019-01-17T15:06:00Z">
            <w:rPr>
              <w:ins w:id="1973" w:author="Rohitashva Pandey (MFG)" w:date="2019-01-17T15:05:00Z"/>
            </w:rPr>
          </w:rPrChange>
        </w:rPr>
      </w:pPr>
      <w:ins w:id="1974" w:author="Rohitashva Pandey (MFG)" w:date="2019-01-17T15:05:00Z">
        <w:r w:rsidRPr="00E25DFF">
          <w:rPr>
            <w:rFonts w:ascii="Franklin Gothic Book" w:hAnsi="Franklin Gothic Book"/>
            <w:rPrChange w:id="1975" w:author="Rohitashva Pandey (MFG)" w:date="2019-01-17T15:06:00Z">
              <w:rPr/>
            </w:rPrChange>
          </w:rPr>
          <w:t xml:space="preserve">The first thing </w:t>
        </w:r>
      </w:ins>
      <w:ins w:id="1976" w:author="Rohitashva Pandey (MFG)" w:date="2019-01-17T15:06:00Z">
        <w:r>
          <w:rPr>
            <w:rFonts w:ascii="Franklin Gothic Book" w:hAnsi="Franklin Gothic Book"/>
          </w:rPr>
          <w:t>user</w:t>
        </w:r>
      </w:ins>
      <w:ins w:id="1977" w:author="Rohitashva Pandey (MFG)" w:date="2019-01-17T15:05:00Z">
        <w:r w:rsidRPr="00E25DFF">
          <w:rPr>
            <w:rFonts w:ascii="Franklin Gothic Book" w:hAnsi="Franklin Gothic Book"/>
            <w:rPrChange w:id="1978" w:author="Rohitashva Pandey (MFG)" w:date="2019-01-17T15:06:00Z">
              <w:rPr/>
            </w:rPrChange>
          </w:rPr>
          <w:t xml:space="preserve"> should do when </w:t>
        </w:r>
      </w:ins>
      <w:ins w:id="1979" w:author="Rohitashva Pandey (MFG)" w:date="2019-01-17T15:06:00Z">
        <w:r>
          <w:rPr>
            <w:rFonts w:ascii="Franklin Gothic Book" w:hAnsi="Franklin Gothic Book"/>
          </w:rPr>
          <w:t>they</w:t>
        </w:r>
      </w:ins>
      <w:ins w:id="1980" w:author="Rohitashva Pandey (MFG)" w:date="2019-01-17T15:05:00Z">
        <w:r w:rsidRPr="00E25DFF">
          <w:rPr>
            <w:rFonts w:ascii="Franklin Gothic Book" w:hAnsi="Franklin Gothic Book"/>
            <w:rPrChange w:id="1981" w:author="Rohitashva Pandey (MFG)" w:date="2019-01-17T15:06:00Z">
              <w:rPr/>
            </w:rPrChange>
          </w:rPr>
          <w:t xml:space="preserve"> install Git is to set </w:t>
        </w:r>
      </w:ins>
      <w:ins w:id="1982" w:author="Rohitashva Pandey (MFG)" w:date="2019-01-17T15:06:00Z">
        <w:r>
          <w:rPr>
            <w:rFonts w:ascii="Franklin Gothic Book" w:hAnsi="Franklin Gothic Book"/>
          </w:rPr>
          <w:t>their</w:t>
        </w:r>
      </w:ins>
      <w:ins w:id="1983" w:author="Rohitashva Pandey (MFG)" w:date="2019-01-17T15:05:00Z">
        <w:r w:rsidRPr="00E25DFF">
          <w:rPr>
            <w:rFonts w:ascii="Franklin Gothic Book" w:hAnsi="Franklin Gothic Book"/>
            <w:rPrChange w:id="1984" w:author="Rohitashva Pandey (MFG)" w:date="2019-01-17T15:06:00Z">
              <w:rPr/>
            </w:rPrChange>
          </w:rPr>
          <w:t xml:space="preserve"> user name and</w:t>
        </w:r>
      </w:ins>
      <w:ins w:id="1985" w:author="Rohitashva Pandey (MFG)" w:date="2019-01-17T15:06:00Z">
        <w:r>
          <w:rPr>
            <w:rFonts w:ascii="Franklin Gothic Book" w:hAnsi="Franklin Gothic Book"/>
          </w:rPr>
          <w:t xml:space="preserve"> Chemours</w:t>
        </w:r>
      </w:ins>
      <w:ins w:id="1986" w:author="Rohitashva Pandey (MFG)" w:date="2019-01-17T15:05:00Z">
        <w:r w:rsidRPr="00E25DFF">
          <w:rPr>
            <w:rFonts w:ascii="Franklin Gothic Book" w:hAnsi="Franklin Gothic Book"/>
            <w:rPrChange w:id="1987" w:author="Rohitashva Pandey (MFG)" w:date="2019-01-17T15:06:00Z">
              <w:rPr/>
            </w:rPrChange>
          </w:rPr>
          <w:t xml:space="preserve"> email address. This is important because every Git commit uses this information, and it’s immutably baked into the commits </w:t>
        </w:r>
      </w:ins>
      <w:ins w:id="1988" w:author="Rohitashva Pandey (MFG)" w:date="2019-01-17T15:06:00Z">
        <w:r>
          <w:rPr>
            <w:rFonts w:ascii="Franklin Gothic Book" w:hAnsi="Franklin Gothic Book"/>
          </w:rPr>
          <w:t>user</w:t>
        </w:r>
      </w:ins>
      <w:ins w:id="1989" w:author="Rohitashva Pandey (MFG)" w:date="2019-01-17T15:05:00Z">
        <w:r w:rsidRPr="00E25DFF">
          <w:rPr>
            <w:rFonts w:ascii="Franklin Gothic Book" w:hAnsi="Franklin Gothic Book"/>
            <w:rPrChange w:id="1990" w:author="Rohitashva Pandey (MFG)" w:date="2019-01-17T15:06:00Z">
              <w:rPr/>
            </w:rPrChange>
          </w:rPr>
          <w:t xml:space="preserve"> start creating:</w:t>
        </w:r>
      </w:ins>
    </w:p>
    <w:p w14:paraId="66C17445" w14:textId="77777777" w:rsidR="00E25DFF" w:rsidRPr="00E25DFF" w:rsidRDefault="00E25DFF" w:rsidP="00E25DFF">
      <w:pPr>
        <w:pStyle w:val="HTMLPreformatted"/>
        <w:rPr>
          <w:ins w:id="1991" w:author="Rohitashva Pandey (MFG)" w:date="2019-01-17T15:05:00Z"/>
          <w:rStyle w:val="HTMLCode"/>
          <w:rFonts w:ascii="Franklin Gothic Book" w:hAnsi="Franklin Gothic Book"/>
          <w:rPrChange w:id="1992" w:author="Rohitashva Pandey (MFG)" w:date="2019-01-17T15:06:00Z">
            <w:rPr>
              <w:ins w:id="1993" w:author="Rohitashva Pandey (MFG)" w:date="2019-01-17T15:05:00Z"/>
              <w:rStyle w:val="HTMLCode"/>
            </w:rPr>
          </w:rPrChange>
        </w:rPr>
      </w:pPr>
      <w:ins w:id="1994" w:author="Rohitashva Pandey (MFG)" w:date="2019-01-17T15:05:00Z">
        <w:r w:rsidRPr="00E25DFF">
          <w:rPr>
            <w:rStyle w:val="HTMLCode"/>
            <w:rFonts w:ascii="Franklin Gothic Book" w:hAnsi="Franklin Gothic Book"/>
            <w:rPrChange w:id="1995" w:author="Rohitashva Pandey (MFG)" w:date="2019-01-17T15:06:00Z">
              <w:rPr>
                <w:rStyle w:val="HTMLCode"/>
              </w:rPr>
            </w:rPrChange>
          </w:rPr>
          <w:t>$ git config --global user.name "John Doe"</w:t>
        </w:r>
      </w:ins>
    </w:p>
    <w:p w14:paraId="26967BF2" w14:textId="77777777" w:rsidR="00E25DFF" w:rsidRPr="00E25DFF" w:rsidRDefault="00E25DFF" w:rsidP="00E25DFF">
      <w:pPr>
        <w:pStyle w:val="HTMLPreformatted"/>
        <w:rPr>
          <w:ins w:id="1996" w:author="Rohitashva Pandey (MFG)" w:date="2019-01-17T15:05:00Z"/>
          <w:rFonts w:ascii="Franklin Gothic Book" w:hAnsi="Franklin Gothic Book"/>
          <w:rPrChange w:id="1997" w:author="Rohitashva Pandey (MFG)" w:date="2019-01-17T15:06:00Z">
            <w:rPr>
              <w:ins w:id="1998" w:author="Rohitashva Pandey (MFG)" w:date="2019-01-17T15:05:00Z"/>
            </w:rPr>
          </w:rPrChange>
        </w:rPr>
      </w:pPr>
      <w:ins w:id="1999" w:author="Rohitashva Pandey (MFG)" w:date="2019-01-17T15:05:00Z">
        <w:r w:rsidRPr="00E25DFF">
          <w:rPr>
            <w:rStyle w:val="HTMLCode"/>
            <w:rFonts w:ascii="Franklin Gothic Book" w:hAnsi="Franklin Gothic Book"/>
            <w:rPrChange w:id="2000" w:author="Rohitashva Pandey (MFG)" w:date="2019-01-17T15:06:00Z">
              <w:rPr>
                <w:rStyle w:val="HTMLCode"/>
              </w:rPr>
            </w:rPrChange>
          </w:rPr>
          <w:t>$ git config --global user.email johndoe@example.com</w:t>
        </w:r>
      </w:ins>
    </w:p>
    <w:p w14:paraId="6CF20010" w14:textId="4D052425" w:rsidR="00E25DFF" w:rsidRPr="00E25DFF" w:rsidRDefault="00E25DFF" w:rsidP="00E25DFF">
      <w:pPr>
        <w:pStyle w:val="NormalWeb"/>
        <w:rPr>
          <w:ins w:id="2001" w:author="Rohitashva Pandey (MFG)" w:date="2019-01-17T15:05:00Z"/>
          <w:rFonts w:ascii="Franklin Gothic Book" w:hAnsi="Franklin Gothic Book"/>
          <w:rPrChange w:id="2002" w:author="Rohitashva Pandey (MFG)" w:date="2019-01-17T15:06:00Z">
            <w:rPr>
              <w:ins w:id="2003" w:author="Rohitashva Pandey (MFG)" w:date="2019-01-17T15:05:00Z"/>
            </w:rPr>
          </w:rPrChange>
        </w:rPr>
      </w:pPr>
      <w:ins w:id="2004" w:author="Rohitashva Pandey (MFG)" w:date="2019-01-17T15:05:00Z">
        <w:r w:rsidRPr="00E25DFF">
          <w:rPr>
            <w:rFonts w:ascii="Franklin Gothic Book" w:hAnsi="Franklin Gothic Book"/>
            <w:rPrChange w:id="2005" w:author="Rohitashva Pandey (MFG)" w:date="2019-01-17T15:06:00Z">
              <w:rPr/>
            </w:rPrChange>
          </w:rPr>
          <w:t xml:space="preserve">Again, </w:t>
        </w:r>
      </w:ins>
      <w:ins w:id="2006" w:author="Rohitashva Pandey (MFG)" w:date="2019-01-17T15:06:00Z">
        <w:r>
          <w:rPr>
            <w:rFonts w:ascii="Franklin Gothic Book" w:hAnsi="Franklin Gothic Book"/>
          </w:rPr>
          <w:t>user</w:t>
        </w:r>
      </w:ins>
      <w:ins w:id="2007" w:author="Rohitashva Pandey (MFG)" w:date="2019-01-17T15:05:00Z">
        <w:r w:rsidRPr="00E25DFF">
          <w:rPr>
            <w:rFonts w:ascii="Franklin Gothic Book" w:hAnsi="Franklin Gothic Book"/>
            <w:rPrChange w:id="2008" w:author="Rohitashva Pandey (MFG)" w:date="2019-01-17T15:06:00Z">
              <w:rPr/>
            </w:rPrChange>
          </w:rPr>
          <w:t xml:space="preserve"> need to do this only once if </w:t>
        </w:r>
      </w:ins>
      <w:ins w:id="2009" w:author="Rohitashva Pandey (MFG)" w:date="2019-01-17T15:06:00Z">
        <w:r>
          <w:rPr>
            <w:rFonts w:ascii="Franklin Gothic Book" w:hAnsi="Franklin Gothic Book"/>
          </w:rPr>
          <w:t>t</w:t>
        </w:r>
      </w:ins>
      <w:ins w:id="2010" w:author="Rohitashva Pandey (MFG)" w:date="2019-01-17T15:07:00Z">
        <w:r>
          <w:rPr>
            <w:rFonts w:ascii="Franklin Gothic Book" w:hAnsi="Franklin Gothic Book"/>
          </w:rPr>
          <w:t>hey</w:t>
        </w:r>
      </w:ins>
      <w:ins w:id="2011" w:author="Rohitashva Pandey (MFG)" w:date="2019-01-17T15:05:00Z">
        <w:r w:rsidRPr="00E25DFF">
          <w:rPr>
            <w:rFonts w:ascii="Franklin Gothic Book" w:hAnsi="Franklin Gothic Book"/>
            <w:rPrChange w:id="2012" w:author="Rohitashva Pandey (MFG)" w:date="2019-01-17T15:06:00Z">
              <w:rPr/>
            </w:rPrChange>
          </w:rPr>
          <w:t xml:space="preserve"> pass the </w:t>
        </w:r>
        <w:r w:rsidRPr="00E25DFF">
          <w:rPr>
            <w:rStyle w:val="HTMLCode"/>
            <w:rFonts w:ascii="Franklin Gothic Book" w:eastAsiaTheme="minorEastAsia" w:hAnsi="Franklin Gothic Book"/>
            <w:rPrChange w:id="2013" w:author="Rohitashva Pandey (MFG)" w:date="2019-01-17T15:06:00Z">
              <w:rPr>
                <w:rStyle w:val="HTMLCode"/>
                <w:rFonts w:eastAsiaTheme="minorEastAsia"/>
              </w:rPr>
            </w:rPrChange>
          </w:rPr>
          <w:t>--global</w:t>
        </w:r>
        <w:r w:rsidRPr="00E25DFF">
          <w:rPr>
            <w:rFonts w:ascii="Franklin Gothic Book" w:hAnsi="Franklin Gothic Book"/>
            <w:rPrChange w:id="2014" w:author="Rohitashva Pandey (MFG)" w:date="2019-01-17T15:06:00Z">
              <w:rPr/>
            </w:rPrChange>
          </w:rPr>
          <w:t xml:space="preserve"> option, because then Git will always use that information for anything </w:t>
        </w:r>
      </w:ins>
      <w:ins w:id="2015" w:author="Rohitashva Pandey (MFG)" w:date="2019-01-17T15:07:00Z">
        <w:r>
          <w:rPr>
            <w:rFonts w:ascii="Franklin Gothic Book" w:hAnsi="Franklin Gothic Book"/>
          </w:rPr>
          <w:t>they</w:t>
        </w:r>
      </w:ins>
      <w:ins w:id="2016" w:author="Rohitashva Pandey (MFG)" w:date="2019-01-17T15:05:00Z">
        <w:r w:rsidRPr="00E25DFF">
          <w:rPr>
            <w:rFonts w:ascii="Franklin Gothic Book" w:hAnsi="Franklin Gothic Book"/>
            <w:rPrChange w:id="2017" w:author="Rohitashva Pandey (MFG)" w:date="2019-01-17T15:06:00Z">
              <w:rPr/>
            </w:rPrChange>
          </w:rPr>
          <w:t xml:space="preserve"> do on that system. </w:t>
        </w:r>
      </w:ins>
      <w:ins w:id="2018" w:author="Rohitashva Pandey (MFG)" w:date="2019-01-17T15:07:00Z">
        <w:r>
          <w:rPr>
            <w:rFonts w:ascii="Franklin Gothic Book" w:hAnsi="Franklin Gothic Book"/>
          </w:rPr>
          <w:t>M</w:t>
        </w:r>
      </w:ins>
      <w:ins w:id="2019" w:author="Rohitashva Pandey (MFG)" w:date="2019-01-17T15:05:00Z">
        <w:r w:rsidRPr="00E25DFF">
          <w:rPr>
            <w:rFonts w:ascii="Franklin Gothic Book" w:hAnsi="Franklin Gothic Book"/>
            <w:rPrChange w:id="2020" w:author="Rohitashva Pandey (MFG)" w:date="2019-01-17T15:06:00Z">
              <w:rPr/>
            </w:rPrChange>
          </w:rPr>
          <w:t xml:space="preserve">any of the GUI tools will help </w:t>
        </w:r>
      </w:ins>
      <w:ins w:id="2021" w:author="Rohitashva Pandey (MFG)" w:date="2019-01-17T15:07:00Z">
        <w:r>
          <w:rPr>
            <w:rFonts w:ascii="Franklin Gothic Book" w:hAnsi="Franklin Gothic Book"/>
          </w:rPr>
          <w:t>user</w:t>
        </w:r>
      </w:ins>
      <w:ins w:id="2022" w:author="Rohitashva Pandey (MFG)" w:date="2019-01-17T15:05:00Z">
        <w:r w:rsidRPr="00E25DFF">
          <w:rPr>
            <w:rFonts w:ascii="Franklin Gothic Book" w:hAnsi="Franklin Gothic Book"/>
            <w:rPrChange w:id="2023" w:author="Rohitashva Pandey (MFG)" w:date="2019-01-17T15:06:00Z">
              <w:rPr/>
            </w:rPrChange>
          </w:rPr>
          <w:t xml:space="preserve"> do this when </w:t>
        </w:r>
      </w:ins>
      <w:ins w:id="2024" w:author="Rohitashva Pandey (MFG)" w:date="2019-01-17T15:07:00Z">
        <w:r>
          <w:rPr>
            <w:rFonts w:ascii="Franklin Gothic Book" w:hAnsi="Franklin Gothic Book"/>
          </w:rPr>
          <w:t>they</w:t>
        </w:r>
      </w:ins>
      <w:ins w:id="2025" w:author="Rohitashva Pandey (MFG)" w:date="2019-01-17T15:05:00Z">
        <w:r w:rsidRPr="00E25DFF">
          <w:rPr>
            <w:rFonts w:ascii="Franklin Gothic Book" w:hAnsi="Franklin Gothic Book"/>
            <w:rPrChange w:id="2026" w:author="Rohitashva Pandey (MFG)" w:date="2019-01-17T15:06:00Z">
              <w:rPr/>
            </w:rPrChange>
          </w:rPr>
          <w:t xml:space="preserve"> first run them.</w:t>
        </w:r>
      </w:ins>
    </w:p>
    <w:p w14:paraId="1AF95DED" w14:textId="4AF422FD" w:rsidR="00E25DFF" w:rsidRPr="00E25DFF" w:rsidRDefault="00E25DFF">
      <w:pPr>
        <w:pStyle w:val="Heading2"/>
        <w:numPr>
          <w:ilvl w:val="1"/>
          <w:numId w:val="19"/>
        </w:numPr>
        <w:rPr>
          <w:ins w:id="2027" w:author="Rohitashva Pandey (MFG)" w:date="2019-01-17T15:05:00Z"/>
          <w:rFonts w:ascii="Franklin Gothic Book" w:hAnsi="Franklin Gothic Book"/>
          <w:rPrChange w:id="2028" w:author="Rohitashva Pandey (MFG)" w:date="2019-01-17T15:06:00Z">
            <w:rPr>
              <w:ins w:id="2029" w:author="Rohitashva Pandey (MFG)" w:date="2019-01-17T15:05:00Z"/>
            </w:rPr>
          </w:rPrChange>
        </w:rPr>
        <w:pPrChange w:id="2030" w:author="Rohitashva Pandey (MFG)" w:date="2019-01-17T15:07:00Z">
          <w:pPr>
            <w:pStyle w:val="Heading3"/>
          </w:pPr>
        </w:pPrChange>
      </w:pPr>
      <w:bookmarkStart w:id="2031" w:name="_Toc20317016"/>
      <w:ins w:id="2032" w:author="Rohitashva Pandey (MFG)" w:date="2019-01-17T15:07:00Z">
        <w:r>
          <w:rPr>
            <w:rFonts w:ascii="Franklin Gothic Book" w:hAnsi="Franklin Gothic Book"/>
          </w:rPr>
          <w:t>User’s</w:t>
        </w:r>
      </w:ins>
      <w:ins w:id="2033" w:author="Rohitashva Pandey (MFG)" w:date="2019-01-17T15:05:00Z">
        <w:r w:rsidRPr="00E25DFF">
          <w:rPr>
            <w:rFonts w:ascii="Franklin Gothic Book" w:hAnsi="Franklin Gothic Book"/>
            <w:rPrChange w:id="2034" w:author="Rohitashva Pandey (MFG)" w:date="2019-01-17T15:06:00Z">
              <w:rPr>
                <w:b w:val="0"/>
                <w:bCs w:val="0"/>
                <w:i w:val="0"/>
              </w:rPr>
            </w:rPrChange>
          </w:rPr>
          <w:t xml:space="preserve"> Editor</w:t>
        </w:r>
        <w:bookmarkEnd w:id="2031"/>
      </w:ins>
    </w:p>
    <w:p w14:paraId="6B95072A" w14:textId="7E03E010" w:rsidR="00E25DFF" w:rsidRPr="00E25DFF" w:rsidRDefault="00E25DFF" w:rsidP="00E25DFF">
      <w:pPr>
        <w:pStyle w:val="NormalWeb"/>
        <w:rPr>
          <w:ins w:id="2035" w:author="Rohitashva Pandey (MFG)" w:date="2019-01-17T15:05:00Z"/>
          <w:rFonts w:ascii="Franklin Gothic Book" w:hAnsi="Franklin Gothic Book"/>
          <w:rPrChange w:id="2036" w:author="Rohitashva Pandey (MFG)" w:date="2019-01-17T15:06:00Z">
            <w:rPr>
              <w:ins w:id="2037" w:author="Rohitashva Pandey (MFG)" w:date="2019-01-17T15:05:00Z"/>
            </w:rPr>
          </w:rPrChange>
        </w:rPr>
      </w:pPr>
      <w:ins w:id="2038" w:author="Rohitashva Pandey (MFG)" w:date="2019-01-17T15:05:00Z">
        <w:r w:rsidRPr="00E25DFF">
          <w:rPr>
            <w:rFonts w:ascii="Franklin Gothic Book" w:hAnsi="Franklin Gothic Book"/>
            <w:rPrChange w:id="2039" w:author="Rohitashva Pandey (MFG)" w:date="2019-01-17T15:06:00Z">
              <w:rPr/>
            </w:rPrChange>
          </w:rPr>
          <w:t xml:space="preserve">Now that </w:t>
        </w:r>
      </w:ins>
      <w:ins w:id="2040" w:author="Rohitashva Pandey (MFG)" w:date="2019-01-17T15:07:00Z">
        <w:r>
          <w:rPr>
            <w:rFonts w:ascii="Franklin Gothic Book" w:hAnsi="Franklin Gothic Book"/>
          </w:rPr>
          <w:t>User</w:t>
        </w:r>
      </w:ins>
      <w:ins w:id="2041" w:author="Rohitashva Pandey (MFG)" w:date="2019-01-17T15:05:00Z">
        <w:r w:rsidRPr="00E25DFF">
          <w:rPr>
            <w:rFonts w:ascii="Franklin Gothic Book" w:hAnsi="Franklin Gothic Book"/>
            <w:rPrChange w:id="2042" w:author="Rohitashva Pandey (MFG)" w:date="2019-01-17T15:06:00Z">
              <w:rPr/>
            </w:rPrChange>
          </w:rPr>
          <w:t xml:space="preserve"> identity is set up, </w:t>
        </w:r>
      </w:ins>
      <w:ins w:id="2043" w:author="Rohitashva Pandey (MFG)" w:date="2019-01-17T15:07:00Z">
        <w:r>
          <w:rPr>
            <w:rFonts w:ascii="Franklin Gothic Book" w:hAnsi="Franklin Gothic Book"/>
          </w:rPr>
          <w:t>they</w:t>
        </w:r>
      </w:ins>
      <w:ins w:id="2044" w:author="Rohitashva Pandey (MFG)" w:date="2019-01-17T15:05:00Z">
        <w:r w:rsidRPr="00E25DFF">
          <w:rPr>
            <w:rFonts w:ascii="Franklin Gothic Book" w:hAnsi="Franklin Gothic Book"/>
            <w:rPrChange w:id="2045" w:author="Rohitashva Pandey (MFG)" w:date="2019-01-17T15:06:00Z">
              <w:rPr/>
            </w:rPrChange>
          </w:rPr>
          <w:t xml:space="preserve"> can configure the default text editor that will be used when Git needs </w:t>
        </w:r>
      </w:ins>
      <w:ins w:id="2046" w:author="Rohitashva Pandey (MFG)" w:date="2019-01-17T15:07:00Z">
        <w:r>
          <w:rPr>
            <w:rFonts w:ascii="Franklin Gothic Book" w:hAnsi="Franklin Gothic Book"/>
          </w:rPr>
          <w:t>them</w:t>
        </w:r>
      </w:ins>
      <w:ins w:id="2047" w:author="Rohitashva Pandey (MFG)" w:date="2019-01-17T15:05:00Z">
        <w:r w:rsidRPr="00E25DFF">
          <w:rPr>
            <w:rFonts w:ascii="Franklin Gothic Book" w:hAnsi="Franklin Gothic Book"/>
            <w:rPrChange w:id="2048" w:author="Rohitashva Pandey (MFG)" w:date="2019-01-17T15:06:00Z">
              <w:rPr/>
            </w:rPrChange>
          </w:rPr>
          <w:t xml:space="preserve"> to type in a message. If not configured, Git uses </w:t>
        </w:r>
      </w:ins>
      <w:ins w:id="2049" w:author="Rohitashva Pandey (MFG)" w:date="2019-01-17T15:07:00Z">
        <w:r>
          <w:rPr>
            <w:rFonts w:ascii="Franklin Gothic Book" w:hAnsi="Franklin Gothic Book"/>
          </w:rPr>
          <w:t>their</w:t>
        </w:r>
      </w:ins>
      <w:ins w:id="2050" w:author="Rohitashva Pandey (MFG)" w:date="2019-01-17T15:05:00Z">
        <w:r w:rsidRPr="00E25DFF">
          <w:rPr>
            <w:rFonts w:ascii="Franklin Gothic Book" w:hAnsi="Franklin Gothic Book"/>
            <w:rPrChange w:id="2051" w:author="Rohitashva Pandey (MFG)" w:date="2019-01-17T15:06:00Z">
              <w:rPr/>
            </w:rPrChange>
          </w:rPr>
          <w:t xml:space="preserve"> system’s default editor.</w:t>
        </w:r>
      </w:ins>
    </w:p>
    <w:p w14:paraId="4F40CDB1" w14:textId="15BA2D67" w:rsidR="00E25DFF" w:rsidRPr="00E25DFF" w:rsidRDefault="00E25DFF" w:rsidP="00E25DFF">
      <w:pPr>
        <w:pStyle w:val="NormalWeb"/>
        <w:rPr>
          <w:ins w:id="2052" w:author="Rohitashva Pandey (MFG)" w:date="2019-01-17T15:05:00Z"/>
          <w:rFonts w:ascii="Franklin Gothic Book" w:hAnsi="Franklin Gothic Book"/>
          <w:rPrChange w:id="2053" w:author="Rohitashva Pandey (MFG)" w:date="2019-01-17T15:06:00Z">
            <w:rPr>
              <w:ins w:id="2054" w:author="Rohitashva Pandey (MFG)" w:date="2019-01-17T15:05:00Z"/>
            </w:rPr>
          </w:rPrChange>
        </w:rPr>
      </w:pPr>
      <w:ins w:id="2055" w:author="Rohitashva Pandey (MFG)" w:date="2019-01-17T15:05:00Z">
        <w:r w:rsidRPr="00E25DFF">
          <w:rPr>
            <w:rFonts w:ascii="Franklin Gothic Book" w:hAnsi="Franklin Gothic Book"/>
            <w:rPrChange w:id="2056" w:author="Rohitashva Pandey (MFG)" w:date="2019-01-17T15:06:00Z">
              <w:rPr/>
            </w:rPrChange>
          </w:rPr>
          <w:t xml:space="preserve">If </w:t>
        </w:r>
      </w:ins>
      <w:ins w:id="2057" w:author="Rohitashva Pandey (MFG)" w:date="2019-01-17T15:08:00Z">
        <w:r>
          <w:rPr>
            <w:rFonts w:ascii="Franklin Gothic Book" w:hAnsi="Franklin Gothic Book"/>
          </w:rPr>
          <w:t>they</w:t>
        </w:r>
      </w:ins>
      <w:ins w:id="2058" w:author="Rohitashva Pandey (MFG)" w:date="2019-01-17T15:05:00Z">
        <w:r w:rsidRPr="00E25DFF">
          <w:rPr>
            <w:rFonts w:ascii="Franklin Gothic Book" w:hAnsi="Franklin Gothic Book"/>
            <w:rPrChange w:id="2059" w:author="Rohitashva Pandey (MFG)" w:date="2019-01-17T15:06:00Z">
              <w:rPr/>
            </w:rPrChange>
          </w:rPr>
          <w:t xml:space="preserve"> want to use a different text editor, such as Emacs, you can do the following:</w:t>
        </w:r>
      </w:ins>
    </w:p>
    <w:p w14:paraId="041FEDD3" w14:textId="77777777" w:rsidR="00E25DFF" w:rsidRPr="00E25DFF" w:rsidRDefault="00E25DFF" w:rsidP="00E25DFF">
      <w:pPr>
        <w:pStyle w:val="HTMLPreformatted"/>
        <w:rPr>
          <w:ins w:id="2060" w:author="Rohitashva Pandey (MFG)" w:date="2019-01-17T15:05:00Z"/>
          <w:rFonts w:ascii="Franklin Gothic Book" w:hAnsi="Franklin Gothic Book"/>
          <w:rPrChange w:id="2061" w:author="Rohitashva Pandey (MFG)" w:date="2019-01-17T15:06:00Z">
            <w:rPr>
              <w:ins w:id="2062" w:author="Rohitashva Pandey (MFG)" w:date="2019-01-17T15:05:00Z"/>
            </w:rPr>
          </w:rPrChange>
        </w:rPr>
      </w:pPr>
      <w:ins w:id="2063" w:author="Rohitashva Pandey (MFG)" w:date="2019-01-17T15:05:00Z">
        <w:r w:rsidRPr="00E25DFF">
          <w:rPr>
            <w:rStyle w:val="HTMLCode"/>
            <w:rFonts w:ascii="Franklin Gothic Book" w:hAnsi="Franklin Gothic Book"/>
            <w:rPrChange w:id="2064" w:author="Rohitashva Pandey (MFG)" w:date="2019-01-17T15:06:00Z">
              <w:rPr>
                <w:rStyle w:val="HTMLCode"/>
              </w:rPr>
            </w:rPrChange>
          </w:rPr>
          <w:t>$ git config --global core.editor emacs</w:t>
        </w:r>
      </w:ins>
    </w:p>
    <w:p w14:paraId="57F3680E" w14:textId="29264FFC" w:rsidR="00E25DFF" w:rsidRPr="00E25DFF" w:rsidRDefault="00E25DFF" w:rsidP="00E25DFF">
      <w:pPr>
        <w:pStyle w:val="NormalWeb"/>
        <w:rPr>
          <w:ins w:id="2065" w:author="Rohitashva Pandey (MFG)" w:date="2019-01-17T15:05:00Z"/>
          <w:rFonts w:ascii="Franklin Gothic Book" w:hAnsi="Franklin Gothic Book"/>
          <w:rPrChange w:id="2066" w:author="Rohitashva Pandey (MFG)" w:date="2019-01-17T15:06:00Z">
            <w:rPr>
              <w:ins w:id="2067" w:author="Rohitashva Pandey (MFG)" w:date="2019-01-17T15:05:00Z"/>
            </w:rPr>
          </w:rPrChange>
        </w:rPr>
      </w:pPr>
      <w:ins w:id="2068" w:author="Rohitashva Pandey (MFG)" w:date="2019-01-17T15:05:00Z">
        <w:r w:rsidRPr="00E25DFF">
          <w:rPr>
            <w:rFonts w:ascii="Franklin Gothic Book" w:hAnsi="Franklin Gothic Book"/>
            <w:rPrChange w:id="2069" w:author="Rohitashva Pandey (MFG)" w:date="2019-01-17T15:06:00Z">
              <w:rPr/>
            </w:rPrChange>
          </w:rPr>
          <w:t xml:space="preserve">On a Windows system, if </w:t>
        </w:r>
      </w:ins>
      <w:ins w:id="2070" w:author="Rohitashva Pandey (MFG)" w:date="2019-01-17T15:08:00Z">
        <w:r w:rsidR="004303D5">
          <w:rPr>
            <w:rFonts w:ascii="Franklin Gothic Book" w:hAnsi="Franklin Gothic Book"/>
          </w:rPr>
          <w:t>they</w:t>
        </w:r>
      </w:ins>
      <w:ins w:id="2071" w:author="Rohitashva Pandey (MFG)" w:date="2019-01-17T15:05:00Z">
        <w:r w:rsidRPr="00E25DFF">
          <w:rPr>
            <w:rFonts w:ascii="Franklin Gothic Book" w:hAnsi="Franklin Gothic Book"/>
            <w:rPrChange w:id="2072" w:author="Rohitashva Pandey (MFG)" w:date="2019-01-17T15:06:00Z">
              <w:rPr/>
            </w:rPrChange>
          </w:rPr>
          <w:t xml:space="preserve"> want to use a different text editor, </w:t>
        </w:r>
      </w:ins>
      <w:ins w:id="2073" w:author="Rohitashva Pandey (MFG)" w:date="2019-01-17T15:08:00Z">
        <w:r w:rsidR="004303D5">
          <w:rPr>
            <w:rFonts w:ascii="Franklin Gothic Book" w:hAnsi="Franklin Gothic Book"/>
          </w:rPr>
          <w:t>they</w:t>
        </w:r>
      </w:ins>
      <w:ins w:id="2074" w:author="Rohitashva Pandey (MFG)" w:date="2019-01-17T15:05:00Z">
        <w:r w:rsidRPr="00E25DFF">
          <w:rPr>
            <w:rFonts w:ascii="Franklin Gothic Book" w:hAnsi="Franklin Gothic Book"/>
            <w:rPrChange w:id="2075" w:author="Rohitashva Pandey (MFG)" w:date="2019-01-17T15:06:00Z">
              <w:rPr/>
            </w:rPrChange>
          </w:rPr>
          <w:t xml:space="preserve"> must specify the full path to its executable file. This can be different depending on how </w:t>
        </w:r>
      </w:ins>
      <w:ins w:id="2076" w:author="Rohitashva Pandey (MFG)" w:date="2019-01-17T15:08:00Z">
        <w:r w:rsidR="004303D5">
          <w:rPr>
            <w:rFonts w:ascii="Franklin Gothic Book" w:hAnsi="Franklin Gothic Book"/>
          </w:rPr>
          <w:t>the</w:t>
        </w:r>
      </w:ins>
      <w:ins w:id="2077" w:author="Rohitashva Pandey (MFG)" w:date="2019-01-17T15:05:00Z">
        <w:r w:rsidRPr="00E25DFF">
          <w:rPr>
            <w:rFonts w:ascii="Franklin Gothic Book" w:hAnsi="Franklin Gothic Book"/>
            <w:rPrChange w:id="2078" w:author="Rohitashva Pandey (MFG)" w:date="2019-01-17T15:06:00Z">
              <w:rPr/>
            </w:rPrChange>
          </w:rPr>
          <w:t xml:space="preserve"> editor is packaged.</w:t>
        </w:r>
      </w:ins>
    </w:p>
    <w:p w14:paraId="2FEBC7F7" w14:textId="3A8F9579" w:rsidR="00E25DFF" w:rsidRPr="00E25DFF" w:rsidRDefault="00E25DFF" w:rsidP="00E25DFF">
      <w:pPr>
        <w:pStyle w:val="NormalWeb"/>
        <w:rPr>
          <w:ins w:id="2079" w:author="Rohitashva Pandey (MFG)" w:date="2019-01-17T15:05:00Z"/>
          <w:rFonts w:ascii="Franklin Gothic Book" w:hAnsi="Franklin Gothic Book"/>
          <w:rPrChange w:id="2080" w:author="Rohitashva Pandey (MFG)" w:date="2019-01-17T15:06:00Z">
            <w:rPr>
              <w:ins w:id="2081" w:author="Rohitashva Pandey (MFG)" w:date="2019-01-17T15:05:00Z"/>
            </w:rPr>
          </w:rPrChange>
        </w:rPr>
      </w:pPr>
      <w:ins w:id="2082" w:author="Rohitashva Pandey (MFG)" w:date="2019-01-17T15:05:00Z">
        <w:r w:rsidRPr="00E25DFF">
          <w:rPr>
            <w:rFonts w:ascii="Franklin Gothic Book" w:hAnsi="Franklin Gothic Book"/>
            <w:rPrChange w:id="2083" w:author="Rohitashva Pandey (MFG)" w:date="2019-01-17T15:06:00Z">
              <w:rPr/>
            </w:rPrChange>
          </w:rPr>
          <w:t xml:space="preserve">In the case of Notepad++, a popular programming editor, </w:t>
        </w:r>
      </w:ins>
      <w:ins w:id="2084" w:author="Rohitashva Pandey (MFG)" w:date="2019-01-17T15:08:00Z">
        <w:r w:rsidR="004303D5">
          <w:rPr>
            <w:rFonts w:ascii="Franklin Gothic Book" w:hAnsi="Franklin Gothic Book"/>
          </w:rPr>
          <w:t>they</w:t>
        </w:r>
      </w:ins>
      <w:ins w:id="2085" w:author="Rohitashva Pandey (MFG)" w:date="2019-01-17T15:05:00Z">
        <w:r w:rsidRPr="00E25DFF">
          <w:rPr>
            <w:rFonts w:ascii="Franklin Gothic Book" w:hAnsi="Franklin Gothic Book"/>
            <w:rPrChange w:id="2086" w:author="Rohitashva Pandey (MFG)" w:date="2019-01-17T15:06:00Z">
              <w:rPr/>
            </w:rPrChange>
          </w:rPr>
          <w:t xml:space="preserve"> are likely to want to use the 32-bit version, since at the time of writing the 64-bit version doesn’t support all plug-ins. If </w:t>
        </w:r>
      </w:ins>
      <w:ins w:id="2087" w:author="Rohitashva Pandey (MFG)" w:date="2019-01-17T15:08:00Z">
        <w:r w:rsidR="004303D5">
          <w:rPr>
            <w:rFonts w:ascii="Franklin Gothic Book" w:hAnsi="Franklin Gothic Book"/>
          </w:rPr>
          <w:t>the users</w:t>
        </w:r>
      </w:ins>
      <w:ins w:id="2088" w:author="Rohitashva Pandey (MFG)" w:date="2019-01-17T15:05:00Z">
        <w:r w:rsidRPr="00E25DFF">
          <w:rPr>
            <w:rFonts w:ascii="Franklin Gothic Book" w:hAnsi="Franklin Gothic Book"/>
            <w:rPrChange w:id="2089" w:author="Rohitashva Pandey (MFG)" w:date="2019-01-17T15:06:00Z">
              <w:rPr/>
            </w:rPrChange>
          </w:rPr>
          <w:t xml:space="preserve"> are on a 32-bit Windows system, or </w:t>
        </w:r>
      </w:ins>
      <w:ins w:id="2090" w:author="Rohitashva Pandey (MFG)" w:date="2019-01-17T15:08:00Z">
        <w:r w:rsidR="004303D5">
          <w:rPr>
            <w:rFonts w:ascii="Franklin Gothic Book" w:hAnsi="Franklin Gothic Book"/>
          </w:rPr>
          <w:t>they</w:t>
        </w:r>
      </w:ins>
      <w:ins w:id="2091" w:author="Rohitashva Pandey (MFG)" w:date="2019-01-17T15:05:00Z">
        <w:r w:rsidRPr="00E25DFF">
          <w:rPr>
            <w:rFonts w:ascii="Franklin Gothic Book" w:hAnsi="Franklin Gothic Book"/>
            <w:rPrChange w:id="2092" w:author="Rohitashva Pandey (MFG)" w:date="2019-01-17T15:06:00Z">
              <w:rPr/>
            </w:rPrChange>
          </w:rPr>
          <w:t xml:space="preserve"> have a 64-bit editor on a 64-bit system, </w:t>
        </w:r>
      </w:ins>
      <w:ins w:id="2093" w:author="Rohitashva Pandey (MFG)" w:date="2019-01-17T15:08:00Z">
        <w:r w:rsidR="004303D5">
          <w:rPr>
            <w:rFonts w:ascii="Franklin Gothic Book" w:hAnsi="Franklin Gothic Book"/>
          </w:rPr>
          <w:t>then</w:t>
        </w:r>
      </w:ins>
      <w:ins w:id="2094" w:author="Rohitashva Pandey (MFG)" w:date="2019-01-17T15:05:00Z">
        <w:r w:rsidRPr="00E25DFF">
          <w:rPr>
            <w:rFonts w:ascii="Franklin Gothic Book" w:hAnsi="Franklin Gothic Book"/>
            <w:rPrChange w:id="2095" w:author="Rohitashva Pandey (MFG)" w:date="2019-01-17T15:06:00Z">
              <w:rPr/>
            </w:rPrChange>
          </w:rPr>
          <w:t xml:space="preserve"> type something like this:</w:t>
        </w:r>
      </w:ins>
    </w:p>
    <w:p w14:paraId="03631145" w14:textId="77777777" w:rsidR="00E25DFF" w:rsidRPr="00E25DFF" w:rsidRDefault="00E25DFF" w:rsidP="00E25DFF">
      <w:pPr>
        <w:pStyle w:val="HTMLPreformatted"/>
        <w:rPr>
          <w:ins w:id="2096" w:author="Rohitashva Pandey (MFG)" w:date="2019-01-17T15:05:00Z"/>
          <w:rFonts w:ascii="Franklin Gothic Book" w:hAnsi="Franklin Gothic Book"/>
          <w:rPrChange w:id="2097" w:author="Rohitashva Pandey (MFG)" w:date="2019-01-17T15:06:00Z">
            <w:rPr>
              <w:ins w:id="2098" w:author="Rohitashva Pandey (MFG)" w:date="2019-01-17T15:05:00Z"/>
            </w:rPr>
          </w:rPrChange>
        </w:rPr>
      </w:pPr>
      <w:ins w:id="2099" w:author="Rohitashva Pandey (MFG)" w:date="2019-01-17T15:05:00Z">
        <w:r w:rsidRPr="00E25DFF">
          <w:rPr>
            <w:rStyle w:val="HTMLCode"/>
            <w:rFonts w:ascii="Franklin Gothic Book" w:hAnsi="Franklin Gothic Book"/>
            <w:rPrChange w:id="2100" w:author="Rohitashva Pandey (MFG)" w:date="2019-01-17T15:06:00Z">
              <w:rPr>
                <w:rStyle w:val="HTMLCode"/>
              </w:rPr>
            </w:rPrChange>
          </w:rPr>
          <w:t>$ git config --global core.editor "'C:/Program Files/Notepad++/notepad++.exe' -multiInst -nosession"</w:t>
        </w:r>
      </w:ins>
    </w:p>
    <w:p w14:paraId="0A9A42EF" w14:textId="13AE8635" w:rsidR="00E25DFF" w:rsidRPr="00E25DFF" w:rsidRDefault="00E25DFF" w:rsidP="00E25DFF">
      <w:pPr>
        <w:pStyle w:val="NormalWeb"/>
        <w:rPr>
          <w:ins w:id="2101" w:author="Rohitashva Pandey (MFG)" w:date="2019-01-17T15:05:00Z"/>
          <w:rFonts w:ascii="Franklin Gothic Book" w:hAnsi="Franklin Gothic Book"/>
          <w:rPrChange w:id="2102" w:author="Rohitashva Pandey (MFG)" w:date="2019-01-17T15:06:00Z">
            <w:rPr>
              <w:ins w:id="2103" w:author="Rohitashva Pandey (MFG)" w:date="2019-01-17T15:05:00Z"/>
            </w:rPr>
          </w:rPrChange>
        </w:rPr>
      </w:pPr>
      <w:ins w:id="2104" w:author="Rohitashva Pandey (MFG)" w:date="2019-01-17T15:05:00Z">
        <w:r w:rsidRPr="00E25DFF">
          <w:rPr>
            <w:rFonts w:ascii="Franklin Gothic Book" w:hAnsi="Franklin Gothic Book"/>
            <w:rPrChange w:id="2105" w:author="Rohitashva Pandey (MFG)" w:date="2019-01-17T15:06:00Z">
              <w:rPr/>
            </w:rPrChange>
          </w:rPr>
          <w:lastRenderedPageBreak/>
          <w:t xml:space="preserve">If </w:t>
        </w:r>
      </w:ins>
      <w:ins w:id="2106" w:author="Rohitashva Pandey (MFG)" w:date="2019-01-17T15:08:00Z">
        <w:r w:rsidR="004303D5">
          <w:rPr>
            <w:rFonts w:ascii="Franklin Gothic Book" w:hAnsi="Franklin Gothic Book"/>
          </w:rPr>
          <w:t>they</w:t>
        </w:r>
      </w:ins>
      <w:ins w:id="2107" w:author="Rohitashva Pandey (MFG)" w:date="2019-01-17T15:05:00Z">
        <w:r w:rsidRPr="00E25DFF">
          <w:rPr>
            <w:rFonts w:ascii="Franklin Gothic Book" w:hAnsi="Franklin Gothic Book"/>
            <w:rPrChange w:id="2108" w:author="Rohitashva Pandey (MFG)" w:date="2019-01-17T15:06:00Z">
              <w:rPr/>
            </w:rPrChange>
          </w:rPr>
          <w:t xml:space="preserve"> have a 32-bit editor on a 64-bit system, the program will be installed in </w:t>
        </w:r>
        <w:r w:rsidRPr="00E25DFF">
          <w:rPr>
            <w:rStyle w:val="HTMLCode"/>
            <w:rFonts w:ascii="Franklin Gothic Book" w:eastAsiaTheme="minorEastAsia" w:hAnsi="Franklin Gothic Book"/>
            <w:rPrChange w:id="2109" w:author="Rohitashva Pandey (MFG)" w:date="2019-01-17T15:06:00Z">
              <w:rPr>
                <w:rStyle w:val="HTMLCode"/>
                <w:rFonts w:eastAsiaTheme="minorEastAsia"/>
              </w:rPr>
            </w:rPrChange>
          </w:rPr>
          <w:t>C:\Program Files (x86)</w:t>
        </w:r>
        <w:r w:rsidRPr="00E25DFF">
          <w:rPr>
            <w:rFonts w:ascii="Franklin Gothic Book" w:hAnsi="Franklin Gothic Book"/>
            <w:rPrChange w:id="2110" w:author="Rohitashva Pandey (MFG)" w:date="2019-01-17T15:06:00Z">
              <w:rPr/>
            </w:rPrChange>
          </w:rPr>
          <w:t>:</w:t>
        </w:r>
      </w:ins>
    </w:p>
    <w:p w14:paraId="5B068D82" w14:textId="77777777" w:rsidR="00E25DFF" w:rsidRPr="00E25DFF" w:rsidRDefault="00E25DFF" w:rsidP="00E25DFF">
      <w:pPr>
        <w:pStyle w:val="HTMLPreformatted"/>
        <w:rPr>
          <w:ins w:id="2111" w:author="Rohitashva Pandey (MFG)" w:date="2019-01-17T15:05:00Z"/>
          <w:rFonts w:ascii="Franklin Gothic Book" w:hAnsi="Franklin Gothic Book"/>
          <w:rPrChange w:id="2112" w:author="Rohitashva Pandey (MFG)" w:date="2019-01-17T15:06:00Z">
            <w:rPr>
              <w:ins w:id="2113" w:author="Rohitashva Pandey (MFG)" w:date="2019-01-17T15:05:00Z"/>
            </w:rPr>
          </w:rPrChange>
        </w:rPr>
      </w:pPr>
      <w:ins w:id="2114" w:author="Rohitashva Pandey (MFG)" w:date="2019-01-17T15:05:00Z">
        <w:r w:rsidRPr="00E25DFF">
          <w:rPr>
            <w:rStyle w:val="HTMLCode"/>
            <w:rFonts w:ascii="Franklin Gothic Book" w:hAnsi="Franklin Gothic Book"/>
            <w:rPrChange w:id="2115" w:author="Rohitashva Pandey (MFG)" w:date="2019-01-17T15:06:00Z">
              <w:rPr>
                <w:rStyle w:val="HTMLCode"/>
              </w:rPr>
            </w:rPrChange>
          </w:rPr>
          <w:t>$ git config --global core.editor "'C:/Program Files (x86)/Notepad++/notepad++.exe' -multiInst -nosession"</w:t>
        </w:r>
      </w:ins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25DFF" w:rsidRPr="00E25DFF" w14:paraId="47758823" w14:textId="77777777" w:rsidTr="00E25DFF">
        <w:trPr>
          <w:tblCellSpacing w:w="15" w:type="dxa"/>
          <w:ins w:id="2116" w:author="Rohitashva Pandey (MFG)" w:date="2019-01-17T15:05:00Z"/>
        </w:trPr>
        <w:tc>
          <w:tcPr>
            <w:tcW w:w="0" w:type="auto"/>
            <w:vAlign w:val="center"/>
            <w:hideMark/>
          </w:tcPr>
          <w:p w14:paraId="256FA765" w14:textId="77777777" w:rsidR="00E25DFF" w:rsidRPr="00E25DFF" w:rsidRDefault="00E25DFF">
            <w:pPr>
              <w:rPr>
                <w:ins w:id="2117" w:author="Rohitashva Pandey (MFG)" w:date="2019-01-17T15:05:00Z"/>
                <w:rFonts w:ascii="Franklin Gothic Book" w:hAnsi="Franklin Gothic Book"/>
                <w:rPrChange w:id="2118" w:author="Rohitashva Pandey (MFG)" w:date="2019-01-17T15:06:00Z">
                  <w:rPr>
                    <w:ins w:id="2119" w:author="Rohitashva Pandey (MFG)" w:date="2019-01-17T15:05:00Z"/>
                  </w:rPr>
                </w:rPrChange>
              </w:rPr>
            </w:pPr>
          </w:p>
        </w:tc>
      </w:tr>
    </w:tbl>
    <w:p w14:paraId="6F814508" w14:textId="227E7949" w:rsidR="0046332E" w:rsidRPr="0046332E" w:rsidDel="004303D5" w:rsidRDefault="0046332E">
      <w:pPr>
        <w:rPr>
          <w:del w:id="2120" w:author="Rohitashva Pandey (MFG)" w:date="2019-01-17T15:09:00Z"/>
          <w:rFonts w:ascii="Franklin Gothic Book" w:hAnsi="Franklin Gothic Book"/>
          <w:rPrChange w:id="2121" w:author="Rohitashva Pandey (MFG)" w:date="2019-01-17T15:01:00Z">
            <w:rPr>
              <w:del w:id="2122" w:author="Rohitashva Pandey (MFG)" w:date="2019-01-17T15:09:00Z"/>
            </w:rPr>
          </w:rPrChange>
        </w:rPr>
        <w:pPrChange w:id="2123" w:author="Rohitashva Pandey (MFG)" w:date="2019-01-17T15:00:00Z">
          <w:pPr>
            <w:pStyle w:val="Heading2"/>
            <w:numPr>
              <w:ilvl w:val="1"/>
              <w:numId w:val="19"/>
            </w:numPr>
            <w:ind w:left="349" w:hanging="452"/>
          </w:pPr>
        </w:pPrChange>
      </w:pPr>
    </w:p>
    <w:p w14:paraId="5443A562" w14:textId="53FBE6A6" w:rsidR="005B6FE4" w:rsidRPr="0046332E" w:rsidDel="007E0955" w:rsidRDefault="005B6FE4" w:rsidP="005B6FE4">
      <w:pPr>
        <w:pStyle w:val="ListParagraph"/>
        <w:numPr>
          <w:ilvl w:val="0"/>
          <w:numId w:val="26"/>
        </w:numPr>
        <w:rPr>
          <w:del w:id="2124" w:author="Rohitashva Pandey (MFG)" w:date="2019-01-17T15:00:00Z"/>
          <w:rFonts w:ascii="Franklin Gothic Book" w:hAnsi="Franklin Gothic Book"/>
          <w:rPrChange w:id="2125" w:author="Rohitashva Pandey (MFG)" w:date="2019-01-17T15:01:00Z">
            <w:rPr>
              <w:del w:id="2126" w:author="Rohitashva Pandey (MFG)" w:date="2019-01-17T15:00:00Z"/>
            </w:rPr>
          </w:rPrChange>
        </w:rPr>
      </w:pPr>
      <w:del w:id="2127" w:author="Rohitashva Pandey (MFG)" w:date="2019-01-17T15:00:00Z">
        <w:r w:rsidRPr="0046332E" w:rsidDel="007E0955">
          <w:rPr>
            <w:rFonts w:ascii="Franklin Gothic Book" w:hAnsi="Franklin Gothic Book"/>
            <w:rPrChange w:id="2128" w:author="Rohitashva Pandey (MFG)" w:date="2019-01-17T15:01:00Z">
              <w:rPr/>
            </w:rPrChange>
          </w:rPr>
          <w:delText>Steps are yet to be identified.</w:delText>
        </w:r>
      </w:del>
    </w:p>
    <w:p w14:paraId="3428858C" w14:textId="5646F69F" w:rsidR="00E34F3C" w:rsidRPr="0046332E" w:rsidRDefault="00E34F3C" w:rsidP="00E34F3C">
      <w:pPr>
        <w:rPr>
          <w:ins w:id="2129" w:author="Rohitashva Pandey (MFG)" w:date="2019-01-17T15:00:00Z"/>
          <w:rFonts w:ascii="Franklin Gothic Book" w:hAnsi="Franklin Gothic Book"/>
          <w:rPrChange w:id="2130" w:author="Rohitashva Pandey (MFG)" w:date="2019-01-17T15:01:00Z">
            <w:rPr>
              <w:ins w:id="2131" w:author="Rohitashva Pandey (MFG)" w:date="2019-01-17T15:00:00Z"/>
            </w:rPr>
          </w:rPrChange>
        </w:rPr>
      </w:pPr>
    </w:p>
    <w:p w14:paraId="03724946" w14:textId="54169173" w:rsidR="004303D5" w:rsidRPr="004303D5" w:rsidRDefault="004303D5">
      <w:pPr>
        <w:pStyle w:val="Heading2"/>
        <w:numPr>
          <w:ilvl w:val="1"/>
          <w:numId w:val="19"/>
        </w:numPr>
        <w:rPr>
          <w:ins w:id="2132" w:author="Rohitashva Pandey (MFG)" w:date="2019-01-17T15:09:00Z"/>
          <w:rFonts w:ascii="Franklin Gothic Book" w:hAnsi="Franklin Gothic Book"/>
          <w:rPrChange w:id="2133" w:author="Rohitashva Pandey (MFG)" w:date="2019-01-17T15:09:00Z">
            <w:rPr>
              <w:ins w:id="2134" w:author="Rohitashva Pandey (MFG)" w:date="2019-01-17T15:09:00Z"/>
            </w:rPr>
          </w:rPrChange>
        </w:rPr>
        <w:pPrChange w:id="2135" w:author="Rohitashva Pandey (MFG)" w:date="2019-01-17T15:09:00Z">
          <w:pPr>
            <w:pStyle w:val="Heading3"/>
          </w:pPr>
        </w:pPrChange>
      </w:pPr>
      <w:bookmarkStart w:id="2136" w:name="_Toc20317017"/>
      <w:ins w:id="2137" w:author="Rohitashva Pandey (MFG)" w:date="2019-01-17T15:09:00Z">
        <w:r w:rsidRPr="004303D5">
          <w:rPr>
            <w:rFonts w:ascii="Franklin Gothic Book" w:hAnsi="Franklin Gothic Book"/>
            <w:rPrChange w:id="2138" w:author="Rohitashva Pandey (MFG)" w:date="2019-01-17T15:09:00Z">
              <w:rPr>
                <w:b w:val="0"/>
                <w:bCs w:val="0"/>
                <w:i w:val="0"/>
              </w:rPr>
            </w:rPrChange>
          </w:rPr>
          <w:t xml:space="preserve">Checking </w:t>
        </w:r>
        <w:r>
          <w:rPr>
            <w:rFonts w:ascii="Franklin Gothic Book" w:hAnsi="Franklin Gothic Book"/>
          </w:rPr>
          <w:t>User</w:t>
        </w:r>
        <w:r w:rsidRPr="004303D5">
          <w:rPr>
            <w:rFonts w:ascii="Franklin Gothic Book" w:hAnsi="Franklin Gothic Book"/>
            <w:rPrChange w:id="2139" w:author="Rohitashva Pandey (MFG)" w:date="2019-01-17T15:09:00Z">
              <w:rPr>
                <w:b w:val="0"/>
                <w:bCs w:val="0"/>
                <w:i w:val="0"/>
              </w:rPr>
            </w:rPrChange>
          </w:rPr>
          <w:t xml:space="preserve"> Settings</w:t>
        </w:r>
        <w:bookmarkEnd w:id="2136"/>
      </w:ins>
    </w:p>
    <w:p w14:paraId="5271C245" w14:textId="77777777" w:rsidR="004303D5" w:rsidRPr="004303D5" w:rsidRDefault="004303D5" w:rsidP="004303D5">
      <w:pPr>
        <w:pStyle w:val="NormalWeb"/>
        <w:rPr>
          <w:ins w:id="2140" w:author="Rohitashva Pandey (MFG)" w:date="2019-01-17T15:09:00Z"/>
          <w:rFonts w:ascii="Franklin Gothic Book" w:hAnsi="Franklin Gothic Book"/>
          <w:rPrChange w:id="2141" w:author="Rohitashva Pandey (MFG)" w:date="2019-01-17T15:09:00Z">
            <w:rPr>
              <w:ins w:id="2142" w:author="Rohitashva Pandey (MFG)" w:date="2019-01-17T15:09:00Z"/>
            </w:rPr>
          </w:rPrChange>
        </w:rPr>
      </w:pPr>
      <w:ins w:id="2143" w:author="Rohitashva Pandey (MFG)" w:date="2019-01-17T15:09:00Z">
        <w:r w:rsidRPr="004303D5">
          <w:rPr>
            <w:rFonts w:ascii="Franklin Gothic Book" w:hAnsi="Franklin Gothic Book"/>
            <w:rPrChange w:id="2144" w:author="Rohitashva Pandey (MFG)" w:date="2019-01-17T15:09:00Z">
              <w:rPr/>
            </w:rPrChange>
          </w:rPr>
          <w:t xml:space="preserve">If you want to check your configuration settings, you can use the </w:t>
        </w:r>
        <w:r w:rsidRPr="004303D5">
          <w:rPr>
            <w:rStyle w:val="HTMLCode"/>
            <w:rFonts w:ascii="Franklin Gothic Book" w:eastAsiaTheme="minorEastAsia" w:hAnsi="Franklin Gothic Book"/>
            <w:rPrChange w:id="2145" w:author="Rohitashva Pandey (MFG)" w:date="2019-01-17T15:09:00Z">
              <w:rPr>
                <w:rStyle w:val="HTMLCode"/>
                <w:rFonts w:eastAsiaTheme="minorEastAsia"/>
              </w:rPr>
            </w:rPrChange>
          </w:rPr>
          <w:t>git config --list</w:t>
        </w:r>
        <w:r w:rsidRPr="004303D5">
          <w:rPr>
            <w:rFonts w:ascii="Franklin Gothic Book" w:hAnsi="Franklin Gothic Book"/>
            <w:rPrChange w:id="2146" w:author="Rohitashva Pandey (MFG)" w:date="2019-01-17T15:09:00Z">
              <w:rPr/>
            </w:rPrChange>
          </w:rPr>
          <w:t xml:space="preserve"> command to list all the settings Git can find at that point:</w:t>
        </w:r>
      </w:ins>
    </w:p>
    <w:p w14:paraId="7136A19D" w14:textId="77777777" w:rsidR="004303D5" w:rsidRPr="004303D5" w:rsidRDefault="004303D5" w:rsidP="004303D5">
      <w:pPr>
        <w:pStyle w:val="HTMLPreformatted"/>
        <w:rPr>
          <w:ins w:id="2147" w:author="Rohitashva Pandey (MFG)" w:date="2019-01-17T15:09:00Z"/>
          <w:rStyle w:val="HTMLCode"/>
          <w:rFonts w:ascii="Franklin Gothic Book" w:hAnsi="Franklin Gothic Book"/>
          <w:rPrChange w:id="2148" w:author="Rohitashva Pandey (MFG)" w:date="2019-01-17T15:09:00Z">
            <w:rPr>
              <w:ins w:id="2149" w:author="Rohitashva Pandey (MFG)" w:date="2019-01-17T15:09:00Z"/>
              <w:rStyle w:val="HTMLCode"/>
            </w:rPr>
          </w:rPrChange>
        </w:rPr>
      </w:pPr>
      <w:ins w:id="2150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151" w:author="Rohitashva Pandey (MFG)" w:date="2019-01-17T15:09:00Z">
              <w:rPr>
                <w:rStyle w:val="HTMLCode"/>
              </w:rPr>
            </w:rPrChange>
          </w:rPr>
          <w:t>$ git config --list</w:t>
        </w:r>
      </w:ins>
    </w:p>
    <w:p w14:paraId="57E2E7FD" w14:textId="77777777" w:rsidR="004303D5" w:rsidRPr="004303D5" w:rsidRDefault="004303D5" w:rsidP="004303D5">
      <w:pPr>
        <w:pStyle w:val="HTMLPreformatted"/>
        <w:rPr>
          <w:ins w:id="2152" w:author="Rohitashva Pandey (MFG)" w:date="2019-01-17T15:09:00Z"/>
          <w:rStyle w:val="HTMLCode"/>
          <w:rFonts w:ascii="Franklin Gothic Book" w:hAnsi="Franklin Gothic Book"/>
          <w:rPrChange w:id="2153" w:author="Rohitashva Pandey (MFG)" w:date="2019-01-17T15:09:00Z">
            <w:rPr>
              <w:ins w:id="2154" w:author="Rohitashva Pandey (MFG)" w:date="2019-01-17T15:09:00Z"/>
              <w:rStyle w:val="HTMLCode"/>
            </w:rPr>
          </w:rPrChange>
        </w:rPr>
      </w:pPr>
      <w:ins w:id="2155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156" w:author="Rohitashva Pandey (MFG)" w:date="2019-01-17T15:09:00Z">
              <w:rPr>
                <w:rStyle w:val="HTMLCode"/>
              </w:rPr>
            </w:rPrChange>
          </w:rPr>
          <w:t>user.name=John Doe</w:t>
        </w:r>
      </w:ins>
    </w:p>
    <w:p w14:paraId="36EABABD" w14:textId="77777777" w:rsidR="004303D5" w:rsidRPr="004303D5" w:rsidRDefault="004303D5" w:rsidP="004303D5">
      <w:pPr>
        <w:pStyle w:val="HTMLPreformatted"/>
        <w:rPr>
          <w:ins w:id="2157" w:author="Rohitashva Pandey (MFG)" w:date="2019-01-17T15:09:00Z"/>
          <w:rStyle w:val="HTMLCode"/>
          <w:rFonts w:ascii="Franklin Gothic Book" w:hAnsi="Franklin Gothic Book"/>
          <w:rPrChange w:id="2158" w:author="Rohitashva Pandey (MFG)" w:date="2019-01-17T15:09:00Z">
            <w:rPr>
              <w:ins w:id="2159" w:author="Rohitashva Pandey (MFG)" w:date="2019-01-17T15:09:00Z"/>
              <w:rStyle w:val="HTMLCode"/>
            </w:rPr>
          </w:rPrChange>
        </w:rPr>
      </w:pPr>
      <w:ins w:id="2160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161" w:author="Rohitashva Pandey (MFG)" w:date="2019-01-17T15:09:00Z">
              <w:rPr>
                <w:rStyle w:val="HTMLCode"/>
              </w:rPr>
            </w:rPrChange>
          </w:rPr>
          <w:t>user.email=johndoe@example.com</w:t>
        </w:r>
      </w:ins>
    </w:p>
    <w:p w14:paraId="660AB8BA" w14:textId="77777777" w:rsidR="004303D5" w:rsidRPr="004303D5" w:rsidRDefault="004303D5" w:rsidP="004303D5">
      <w:pPr>
        <w:pStyle w:val="HTMLPreformatted"/>
        <w:rPr>
          <w:ins w:id="2162" w:author="Rohitashva Pandey (MFG)" w:date="2019-01-17T15:09:00Z"/>
          <w:rStyle w:val="HTMLCode"/>
          <w:rFonts w:ascii="Franklin Gothic Book" w:hAnsi="Franklin Gothic Book"/>
          <w:rPrChange w:id="2163" w:author="Rohitashva Pandey (MFG)" w:date="2019-01-17T15:09:00Z">
            <w:rPr>
              <w:ins w:id="2164" w:author="Rohitashva Pandey (MFG)" w:date="2019-01-17T15:09:00Z"/>
              <w:rStyle w:val="HTMLCode"/>
            </w:rPr>
          </w:rPrChange>
        </w:rPr>
      </w:pPr>
      <w:ins w:id="2165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166" w:author="Rohitashva Pandey (MFG)" w:date="2019-01-17T15:09:00Z">
              <w:rPr>
                <w:rStyle w:val="HTMLCode"/>
              </w:rPr>
            </w:rPrChange>
          </w:rPr>
          <w:t>color.status=auto</w:t>
        </w:r>
      </w:ins>
    </w:p>
    <w:p w14:paraId="445DB021" w14:textId="77777777" w:rsidR="004303D5" w:rsidRPr="004303D5" w:rsidRDefault="004303D5" w:rsidP="004303D5">
      <w:pPr>
        <w:pStyle w:val="HTMLPreformatted"/>
        <w:rPr>
          <w:ins w:id="2167" w:author="Rohitashva Pandey (MFG)" w:date="2019-01-17T15:09:00Z"/>
          <w:rStyle w:val="HTMLCode"/>
          <w:rFonts w:ascii="Franklin Gothic Book" w:hAnsi="Franklin Gothic Book"/>
          <w:rPrChange w:id="2168" w:author="Rohitashva Pandey (MFG)" w:date="2019-01-17T15:09:00Z">
            <w:rPr>
              <w:ins w:id="2169" w:author="Rohitashva Pandey (MFG)" w:date="2019-01-17T15:09:00Z"/>
              <w:rStyle w:val="HTMLCode"/>
            </w:rPr>
          </w:rPrChange>
        </w:rPr>
      </w:pPr>
      <w:ins w:id="2170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171" w:author="Rohitashva Pandey (MFG)" w:date="2019-01-17T15:09:00Z">
              <w:rPr>
                <w:rStyle w:val="HTMLCode"/>
              </w:rPr>
            </w:rPrChange>
          </w:rPr>
          <w:t>color.branch=auto</w:t>
        </w:r>
      </w:ins>
    </w:p>
    <w:p w14:paraId="593AC5CB" w14:textId="77777777" w:rsidR="004303D5" w:rsidRPr="004303D5" w:rsidRDefault="004303D5" w:rsidP="004303D5">
      <w:pPr>
        <w:pStyle w:val="HTMLPreformatted"/>
        <w:rPr>
          <w:ins w:id="2172" w:author="Rohitashva Pandey (MFG)" w:date="2019-01-17T15:09:00Z"/>
          <w:rStyle w:val="HTMLCode"/>
          <w:rFonts w:ascii="Franklin Gothic Book" w:hAnsi="Franklin Gothic Book"/>
          <w:rPrChange w:id="2173" w:author="Rohitashva Pandey (MFG)" w:date="2019-01-17T15:09:00Z">
            <w:rPr>
              <w:ins w:id="2174" w:author="Rohitashva Pandey (MFG)" w:date="2019-01-17T15:09:00Z"/>
              <w:rStyle w:val="HTMLCode"/>
            </w:rPr>
          </w:rPrChange>
        </w:rPr>
      </w:pPr>
      <w:ins w:id="2175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176" w:author="Rohitashva Pandey (MFG)" w:date="2019-01-17T15:09:00Z">
              <w:rPr>
                <w:rStyle w:val="HTMLCode"/>
              </w:rPr>
            </w:rPrChange>
          </w:rPr>
          <w:t>color.interactive=auto</w:t>
        </w:r>
      </w:ins>
    </w:p>
    <w:p w14:paraId="3EC2D47D" w14:textId="77777777" w:rsidR="004303D5" w:rsidRPr="004303D5" w:rsidRDefault="004303D5" w:rsidP="004303D5">
      <w:pPr>
        <w:pStyle w:val="HTMLPreformatted"/>
        <w:rPr>
          <w:ins w:id="2177" w:author="Rohitashva Pandey (MFG)" w:date="2019-01-17T15:09:00Z"/>
          <w:rStyle w:val="HTMLCode"/>
          <w:rFonts w:ascii="Franklin Gothic Book" w:hAnsi="Franklin Gothic Book"/>
          <w:rPrChange w:id="2178" w:author="Rohitashva Pandey (MFG)" w:date="2019-01-17T15:09:00Z">
            <w:rPr>
              <w:ins w:id="2179" w:author="Rohitashva Pandey (MFG)" w:date="2019-01-17T15:09:00Z"/>
              <w:rStyle w:val="HTMLCode"/>
            </w:rPr>
          </w:rPrChange>
        </w:rPr>
      </w:pPr>
      <w:ins w:id="2180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181" w:author="Rohitashva Pandey (MFG)" w:date="2019-01-17T15:09:00Z">
              <w:rPr>
                <w:rStyle w:val="HTMLCode"/>
              </w:rPr>
            </w:rPrChange>
          </w:rPr>
          <w:t>color.diff=auto</w:t>
        </w:r>
      </w:ins>
    </w:p>
    <w:p w14:paraId="535E8DC9" w14:textId="77777777" w:rsidR="004303D5" w:rsidRPr="004303D5" w:rsidRDefault="004303D5" w:rsidP="004303D5">
      <w:pPr>
        <w:pStyle w:val="HTMLPreformatted"/>
        <w:rPr>
          <w:ins w:id="2182" w:author="Rohitashva Pandey (MFG)" w:date="2019-01-17T15:09:00Z"/>
          <w:rFonts w:ascii="Franklin Gothic Book" w:hAnsi="Franklin Gothic Book"/>
          <w:rPrChange w:id="2183" w:author="Rohitashva Pandey (MFG)" w:date="2019-01-17T15:09:00Z">
            <w:rPr>
              <w:ins w:id="2184" w:author="Rohitashva Pandey (MFG)" w:date="2019-01-17T15:09:00Z"/>
            </w:rPr>
          </w:rPrChange>
        </w:rPr>
      </w:pPr>
      <w:ins w:id="2185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186" w:author="Rohitashva Pandey (MFG)" w:date="2019-01-17T15:09:00Z">
              <w:rPr>
                <w:rStyle w:val="HTMLCode"/>
              </w:rPr>
            </w:rPrChange>
          </w:rPr>
          <w:t>...</w:t>
        </w:r>
      </w:ins>
    </w:p>
    <w:p w14:paraId="6D7231B5" w14:textId="413B7D41" w:rsidR="004303D5" w:rsidRPr="004303D5" w:rsidRDefault="00043C56" w:rsidP="004303D5">
      <w:pPr>
        <w:pStyle w:val="NormalWeb"/>
        <w:rPr>
          <w:ins w:id="2187" w:author="Rohitashva Pandey (MFG)" w:date="2019-01-17T15:09:00Z"/>
          <w:rFonts w:ascii="Franklin Gothic Book" w:hAnsi="Franklin Gothic Book"/>
          <w:rPrChange w:id="2188" w:author="Rohitashva Pandey (MFG)" w:date="2019-01-17T15:09:00Z">
            <w:rPr>
              <w:ins w:id="2189" w:author="Rohitashva Pandey (MFG)" w:date="2019-01-17T15:09:00Z"/>
            </w:rPr>
          </w:rPrChange>
        </w:rPr>
      </w:pPr>
      <w:ins w:id="2190" w:author="Rohitashva Pandey (MFG)" w:date="2019-01-17T15:09:00Z">
        <w:r>
          <w:rPr>
            <w:rFonts w:ascii="Franklin Gothic Book" w:hAnsi="Franklin Gothic Book"/>
          </w:rPr>
          <w:t>The user</w:t>
        </w:r>
        <w:r w:rsidR="004303D5" w:rsidRPr="004303D5">
          <w:rPr>
            <w:rFonts w:ascii="Franklin Gothic Book" w:hAnsi="Franklin Gothic Book"/>
            <w:rPrChange w:id="2191" w:author="Rohitashva Pandey (MFG)" w:date="2019-01-17T15:09:00Z">
              <w:rPr/>
            </w:rPrChange>
          </w:rPr>
          <w:t xml:space="preserve"> may see keys more than once, because Git reads the same key from different files (</w:t>
        </w:r>
        <w:r w:rsidR="004303D5" w:rsidRPr="004303D5">
          <w:rPr>
            <w:rStyle w:val="HTMLCode"/>
            <w:rFonts w:ascii="Franklin Gothic Book" w:eastAsiaTheme="minorEastAsia" w:hAnsi="Franklin Gothic Book"/>
            <w:rPrChange w:id="2192" w:author="Rohitashva Pandey (MFG)" w:date="2019-01-17T15:09:00Z">
              <w:rPr>
                <w:rStyle w:val="HTMLCode"/>
                <w:rFonts w:eastAsiaTheme="minorEastAsia"/>
              </w:rPr>
            </w:rPrChange>
          </w:rPr>
          <w:t>/etc/gitconfig</w:t>
        </w:r>
        <w:r w:rsidR="004303D5" w:rsidRPr="004303D5">
          <w:rPr>
            <w:rFonts w:ascii="Franklin Gothic Book" w:hAnsi="Franklin Gothic Book"/>
            <w:rPrChange w:id="2193" w:author="Rohitashva Pandey (MFG)" w:date="2019-01-17T15:09:00Z">
              <w:rPr/>
            </w:rPrChange>
          </w:rPr>
          <w:t xml:space="preserve"> and </w:t>
        </w:r>
        <w:r w:rsidR="004303D5" w:rsidRPr="004303D5">
          <w:rPr>
            <w:rStyle w:val="HTMLCode"/>
            <w:rFonts w:ascii="Franklin Gothic Book" w:eastAsiaTheme="minorEastAsia" w:hAnsi="Franklin Gothic Book"/>
            <w:rPrChange w:id="2194" w:author="Rohitashva Pandey (MFG)" w:date="2019-01-17T15:09:00Z">
              <w:rPr>
                <w:rStyle w:val="HTMLCode"/>
                <w:rFonts w:eastAsiaTheme="minorEastAsia"/>
              </w:rPr>
            </w:rPrChange>
          </w:rPr>
          <w:t>~/.gitconfig</w:t>
        </w:r>
        <w:r w:rsidR="004303D5" w:rsidRPr="004303D5">
          <w:rPr>
            <w:rFonts w:ascii="Franklin Gothic Book" w:hAnsi="Franklin Gothic Book"/>
            <w:rPrChange w:id="2195" w:author="Rohitashva Pandey (MFG)" w:date="2019-01-17T15:09:00Z">
              <w:rPr/>
            </w:rPrChange>
          </w:rPr>
          <w:t>, for example). In this case, Git uses the last value for each unique key it sees.</w:t>
        </w:r>
      </w:ins>
    </w:p>
    <w:p w14:paraId="50E9D6DA" w14:textId="65634E08" w:rsidR="004303D5" w:rsidRPr="004303D5" w:rsidRDefault="00043C56" w:rsidP="004303D5">
      <w:pPr>
        <w:pStyle w:val="NormalWeb"/>
        <w:rPr>
          <w:ins w:id="2196" w:author="Rohitashva Pandey (MFG)" w:date="2019-01-17T15:09:00Z"/>
          <w:rFonts w:ascii="Franklin Gothic Book" w:hAnsi="Franklin Gothic Book"/>
          <w:rPrChange w:id="2197" w:author="Rohitashva Pandey (MFG)" w:date="2019-01-17T15:09:00Z">
            <w:rPr>
              <w:ins w:id="2198" w:author="Rohitashva Pandey (MFG)" w:date="2019-01-17T15:09:00Z"/>
            </w:rPr>
          </w:rPrChange>
        </w:rPr>
      </w:pPr>
      <w:ins w:id="2199" w:author="Rohitashva Pandey (MFG)" w:date="2019-01-17T15:10:00Z">
        <w:r>
          <w:rPr>
            <w:rFonts w:ascii="Franklin Gothic Book" w:hAnsi="Franklin Gothic Book"/>
          </w:rPr>
          <w:t>The user</w:t>
        </w:r>
      </w:ins>
      <w:ins w:id="2200" w:author="Rohitashva Pandey (MFG)" w:date="2019-01-17T15:09:00Z">
        <w:r w:rsidR="004303D5" w:rsidRPr="004303D5">
          <w:rPr>
            <w:rFonts w:ascii="Franklin Gothic Book" w:hAnsi="Franklin Gothic Book"/>
            <w:rPrChange w:id="2201" w:author="Rohitashva Pandey (MFG)" w:date="2019-01-17T15:09:00Z">
              <w:rPr/>
            </w:rPrChange>
          </w:rPr>
          <w:t xml:space="preserve"> can also check what Git thinks a specific key’s value is by typing </w:t>
        </w:r>
        <w:r w:rsidR="004303D5" w:rsidRPr="004303D5">
          <w:rPr>
            <w:rStyle w:val="HTMLCode"/>
            <w:rFonts w:ascii="Franklin Gothic Book" w:eastAsiaTheme="minorEastAsia" w:hAnsi="Franklin Gothic Book"/>
            <w:rPrChange w:id="2202" w:author="Rohitashva Pandey (MFG)" w:date="2019-01-17T15:09:00Z">
              <w:rPr>
                <w:rStyle w:val="HTMLCode"/>
                <w:rFonts w:eastAsiaTheme="minorEastAsia"/>
              </w:rPr>
            </w:rPrChange>
          </w:rPr>
          <w:t>git config &lt;key&gt;</w:t>
        </w:r>
        <w:r w:rsidR="004303D5" w:rsidRPr="004303D5">
          <w:rPr>
            <w:rFonts w:ascii="Franklin Gothic Book" w:hAnsi="Franklin Gothic Book"/>
            <w:rPrChange w:id="2203" w:author="Rohitashva Pandey (MFG)" w:date="2019-01-17T15:09:00Z">
              <w:rPr/>
            </w:rPrChange>
          </w:rPr>
          <w:t>:</w:t>
        </w:r>
      </w:ins>
    </w:p>
    <w:p w14:paraId="35E44AD4" w14:textId="77777777" w:rsidR="004303D5" w:rsidRPr="004303D5" w:rsidRDefault="004303D5" w:rsidP="004303D5">
      <w:pPr>
        <w:pStyle w:val="HTMLPreformatted"/>
        <w:rPr>
          <w:ins w:id="2204" w:author="Rohitashva Pandey (MFG)" w:date="2019-01-17T15:09:00Z"/>
          <w:rStyle w:val="HTMLCode"/>
          <w:rFonts w:ascii="Franklin Gothic Book" w:hAnsi="Franklin Gothic Book"/>
          <w:rPrChange w:id="2205" w:author="Rohitashva Pandey (MFG)" w:date="2019-01-17T15:09:00Z">
            <w:rPr>
              <w:ins w:id="2206" w:author="Rohitashva Pandey (MFG)" w:date="2019-01-17T15:09:00Z"/>
              <w:rStyle w:val="HTMLCode"/>
            </w:rPr>
          </w:rPrChange>
        </w:rPr>
      </w:pPr>
      <w:ins w:id="2207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208" w:author="Rohitashva Pandey (MFG)" w:date="2019-01-17T15:09:00Z">
              <w:rPr>
                <w:rStyle w:val="HTMLCode"/>
              </w:rPr>
            </w:rPrChange>
          </w:rPr>
          <w:t>$ git config user.name</w:t>
        </w:r>
      </w:ins>
    </w:p>
    <w:p w14:paraId="1217747F" w14:textId="0E06639B" w:rsidR="004303D5" w:rsidRDefault="004303D5" w:rsidP="004303D5">
      <w:pPr>
        <w:pStyle w:val="HTMLPreformatted"/>
        <w:rPr>
          <w:ins w:id="2209" w:author="Rohitashva Pandey (MFG)" w:date="2019-01-17T15:10:00Z"/>
          <w:rStyle w:val="HTMLCode"/>
          <w:rFonts w:ascii="Franklin Gothic Book" w:hAnsi="Franklin Gothic Book"/>
        </w:rPr>
      </w:pPr>
      <w:ins w:id="2210" w:author="Rohitashva Pandey (MFG)" w:date="2019-01-17T15:09:00Z">
        <w:r w:rsidRPr="004303D5">
          <w:rPr>
            <w:rStyle w:val="HTMLCode"/>
            <w:rFonts w:ascii="Franklin Gothic Book" w:hAnsi="Franklin Gothic Book"/>
            <w:rPrChange w:id="2211" w:author="Rohitashva Pandey (MFG)" w:date="2019-01-17T15:09:00Z">
              <w:rPr>
                <w:rStyle w:val="HTMLCode"/>
              </w:rPr>
            </w:rPrChange>
          </w:rPr>
          <w:t>John Doe</w:t>
        </w:r>
      </w:ins>
    </w:p>
    <w:p w14:paraId="2627E05E" w14:textId="14CB2BB7" w:rsidR="006407A2" w:rsidRDefault="006407A2" w:rsidP="004303D5">
      <w:pPr>
        <w:pStyle w:val="HTMLPreformatted"/>
        <w:rPr>
          <w:ins w:id="2212" w:author="Rohitashva Pandey (MFG)" w:date="2019-01-17T15:10:00Z"/>
          <w:rStyle w:val="HTMLCode"/>
          <w:rFonts w:ascii="Franklin Gothic Book" w:hAnsi="Franklin Gothic Book"/>
        </w:rPr>
      </w:pPr>
    </w:p>
    <w:p w14:paraId="6975DA54" w14:textId="12859F03" w:rsidR="006407A2" w:rsidRPr="006407A2" w:rsidRDefault="006407A2">
      <w:pPr>
        <w:pStyle w:val="Heading2"/>
        <w:numPr>
          <w:ilvl w:val="1"/>
          <w:numId w:val="19"/>
        </w:numPr>
        <w:rPr>
          <w:ins w:id="2213" w:author="Rohitashva Pandey (MFG)" w:date="2019-01-17T15:10:00Z"/>
          <w:rFonts w:ascii="Franklin Gothic Book" w:hAnsi="Franklin Gothic Book"/>
          <w:rPrChange w:id="2214" w:author="Rohitashva Pandey (MFG)" w:date="2019-01-17T15:10:00Z">
            <w:rPr>
              <w:ins w:id="2215" w:author="Rohitashva Pandey (MFG)" w:date="2019-01-17T15:10:00Z"/>
            </w:rPr>
          </w:rPrChange>
        </w:rPr>
        <w:pPrChange w:id="2216" w:author="Rohitashva Pandey (MFG)" w:date="2019-01-17T15:10:00Z">
          <w:pPr>
            <w:pStyle w:val="Heading2"/>
          </w:pPr>
        </w:pPrChange>
      </w:pPr>
      <w:bookmarkStart w:id="2217" w:name="_Toc20317018"/>
      <w:ins w:id="2218" w:author="Rohitashva Pandey (MFG)" w:date="2019-01-17T15:10:00Z">
        <w:r w:rsidRPr="006407A2">
          <w:rPr>
            <w:rFonts w:ascii="Franklin Gothic Book" w:hAnsi="Franklin Gothic Book"/>
            <w:rPrChange w:id="2219" w:author="Rohitashva Pandey (MFG)" w:date="2019-01-17T15:10:00Z">
              <w:rPr/>
            </w:rPrChange>
          </w:rPr>
          <w:t>Getting Help</w:t>
        </w:r>
        <w:bookmarkEnd w:id="2217"/>
      </w:ins>
    </w:p>
    <w:p w14:paraId="6945C3D8" w14:textId="123239C6" w:rsidR="006407A2" w:rsidRPr="006407A2" w:rsidRDefault="006407A2" w:rsidP="006407A2">
      <w:pPr>
        <w:pStyle w:val="NormalWeb"/>
        <w:rPr>
          <w:ins w:id="2220" w:author="Rohitashva Pandey (MFG)" w:date="2019-01-17T15:10:00Z"/>
          <w:rFonts w:ascii="Franklin Gothic Book" w:hAnsi="Franklin Gothic Book"/>
          <w:rPrChange w:id="2221" w:author="Rohitashva Pandey (MFG)" w:date="2019-01-17T15:10:00Z">
            <w:rPr>
              <w:ins w:id="2222" w:author="Rohitashva Pandey (MFG)" w:date="2019-01-17T15:10:00Z"/>
            </w:rPr>
          </w:rPrChange>
        </w:rPr>
      </w:pPr>
      <w:ins w:id="2223" w:author="Rohitashva Pandey (MFG)" w:date="2019-01-17T15:10:00Z">
        <w:r w:rsidRPr="006407A2">
          <w:rPr>
            <w:rFonts w:ascii="Franklin Gothic Book" w:hAnsi="Franklin Gothic Book"/>
            <w:rPrChange w:id="2224" w:author="Rohitashva Pandey (MFG)" w:date="2019-01-17T15:10:00Z">
              <w:rPr/>
            </w:rPrChange>
          </w:rPr>
          <w:t>If user ever need help while using Git, there are two equivalent ways to get the comprehensive manual page (manpage) help for any of the Git commands:</w:t>
        </w:r>
      </w:ins>
    </w:p>
    <w:p w14:paraId="347734EC" w14:textId="77777777" w:rsidR="006407A2" w:rsidRPr="006407A2" w:rsidRDefault="006407A2" w:rsidP="006407A2">
      <w:pPr>
        <w:pStyle w:val="HTMLPreformatted"/>
        <w:rPr>
          <w:ins w:id="2225" w:author="Rohitashva Pandey (MFG)" w:date="2019-01-17T15:10:00Z"/>
          <w:rStyle w:val="HTMLCode"/>
          <w:rFonts w:ascii="Franklin Gothic Book" w:hAnsi="Franklin Gothic Book"/>
          <w:rPrChange w:id="2226" w:author="Rohitashva Pandey (MFG)" w:date="2019-01-17T15:10:00Z">
            <w:rPr>
              <w:ins w:id="2227" w:author="Rohitashva Pandey (MFG)" w:date="2019-01-17T15:10:00Z"/>
              <w:rStyle w:val="HTMLCode"/>
            </w:rPr>
          </w:rPrChange>
        </w:rPr>
      </w:pPr>
      <w:ins w:id="2228" w:author="Rohitashva Pandey (MFG)" w:date="2019-01-17T15:10:00Z">
        <w:r w:rsidRPr="006407A2">
          <w:rPr>
            <w:rStyle w:val="HTMLCode"/>
            <w:rFonts w:ascii="Franklin Gothic Book" w:hAnsi="Franklin Gothic Book"/>
            <w:rPrChange w:id="2229" w:author="Rohitashva Pandey (MFG)" w:date="2019-01-17T15:10:00Z">
              <w:rPr>
                <w:rStyle w:val="HTMLCode"/>
              </w:rPr>
            </w:rPrChange>
          </w:rPr>
          <w:t>$ git help &lt;verb&gt;</w:t>
        </w:r>
      </w:ins>
    </w:p>
    <w:p w14:paraId="5C361A73" w14:textId="77777777" w:rsidR="006407A2" w:rsidRPr="006407A2" w:rsidRDefault="006407A2" w:rsidP="006407A2">
      <w:pPr>
        <w:pStyle w:val="HTMLPreformatted"/>
        <w:rPr>
          <w:ins w:id="2230" w:author="Rohitashva Pandey (MFG)" w:date="2019-01-17T15:10:00Z"/>
          <w:rFonts w:ascii="Franklin Gothic Book" w:hAnsi="Franklin Gothic Book"/>
          <w:rPrChange w:id="2231" w:author="Rohitashva Pandey (MFG)" w:date="2019-01-17T15:10:00Z">
            <w:rPr>
              <w:ins w:id="2232" w:author="Rohitashva Pandey (MFG)" w:date="2019-01-17T15:10:00Z"/>
            </w:rPr>
          </w:rPrChange>
        </w:rPr>
      </w:pPr>
      <w:ins w:id="2233" w:author="Rohitashva Pandey (MFG)" w:date="2019-01-17T15:10:00Z">
        <w:r w:rsidRPr="006407A2">
          <w:rPr>
            <w:rStyle w:val="HTMLCode"/>
            <w:rFonts w:ascii="Franklin Gothic Book" w:hAnsi="Franklin Gothic Book"/>
            <w:rPrChange w:id="2234" w:author="Rohitashva Pandey (MFG)" w:date="2019-01-17T15:10:00Z">
              <w:rPr>
                <w:rStyle w:val="HTMLCode"/>
              </w:rPr>
            </w:rPrChange>
          </w:rPr>
          <w:t>$ man git-&lt;verb&gt;</w:t>
        </w:r>
      </w:ins>
    </w:p>
    <w:p w14:paraId="22A18A04" w14:textId="0E7C501B" w:rsidR="006407A2" w:rsidRPr="006407A2" w:rsidRDefault="006407A2" w:rsidP="006407A2">
      <w:pPr>
        <w:pStyle w:val="NormalWeb"/>
        <w:rPr>
          <w:ins w:id="2235" w:author="Rohitashva Pandey (MFG)" w:date="2019-01-17T15:10:00Z"/>
          <w:rFonts w:ascii="Franklin Gothic Book" w:hAnsi="Franklin Gothic Book"/>
          <w:rPrChange w:id="2236" w:author="Rohitashva Pandey (MFG)" w:date="2019-01-17T15:10:00Z">
            <w:rPr>
              <w:ins w:id="2237" w:author="Rohitashva Pandey (MFG)" w:date="2019-01-17T15:10:00Z"/>
            </w:rPr>
          </w:rPrChange>
        </w:rPr>
      </w:pPr>
      <w:ins w:id="2238" w:author="Rohitashva Pandey (MFG)" w:date="2019-01-17T15:10:00Z">
        <w:r w:rsidRPr="006407A2">
          <w:rPr>
            <w:rFonts w:ascii="Franklin Gothic Book" w:hAnsi="Franklin Gothic Book"/>
            <w:rPrChange w:id="2239" w:author="Rohitashva Pandey (MFG)" w:date="2019-01-17T15:10:00Z">
              <w:rPr/>
            </w:rPrChange>
          </w:rPr>
          <w:t xml:space="preserve">For example, </w:t>
        </w:r>
        <w:r w:rsidR="00F05890">
          <w:rPr>
            <w:rFonts w:ascii="Franklin Gothic Book" w:hAnsi="Franklin Gothic Book"/>
          </w:rPr>
          <w:t>they</w:t>
        </w:r>
        <w:r w:rsidRPr="006407A2">
          <w:rPr>
            <w:rFonts w:ascii="Franklin Gothic Book" w:hAnsi="Franklin Gothic Book"/>
            <w:rPrChange w:id="2240" w:author="Rohitashva Pandey (MFG)" w:date="2019-01-17T15:10:00Z">
              <w:rPr/>
            </w:rPrChange>
          </w:rPr>
          <w:t xml:space="preserve"> can get the manpage help for the </w:t>
        </w:r>
        <w:r w:rsidRPr="006407A2">
          <w:rPr>
            <w:rStyle w:val="HTMLCode"/>
            <w:rFonts w:ascii="Franklin Gothic Book" w:eastAsiaTheme="minorEastAsia" w:hAnsi="Franklin Gothic Book"/>
            <w:rPrChange w:id="2241" w:author="Rohitashva Pandey (MFG)" w:date="2019-01-17T15:10:00Z">
              <w:rPr>
                <w:rStyle w:val="HTMLCode"/>
                <w:rFonts w:eastAsiaTheme="minorEastAsia"/>
              </w:rPr>
            </w:rPrChange>
          </w:rPr>
          <w:t>git config</w:t>
        </w:r>
        <w:r w:rsidRPr="006407A2">
          <w:rPr>
            <w:rFonts w:ascii="Franklin Gothic Book" w:hAnsi="Franklin Gothic Book"/>
            <w:rPrChange w:id="2242" w:author="Rohitashva Pandey (MFG)" w:date="2019-01-17T15:10:00Z">
              <w:rPr/>
            </w:rPrChange>
          </w:rPr>
          <w:t xml:space="preserve"> command by running</w:t>
        </w:r>
      </w:ins>
    </w:p>
    <w:p w14:paraId="2A3885EF" w14:textId="77777777" w:rsidR="006407A2" w:rsidRPr="006407A2" w:rsidRDefault="006407A2" w:rsidP="006407A2">
      <w:pPr>
        <w:pStyle w:val="HTMLPreformatted"/>
        <w:rPr>
          <w:ins w:id="2243" w:author="Rohitashva Pandey (MFG)" w:date="2019-01-17T15:10:00Z"/>
          <w:rFonts w:ascii="Franklin Gothic Book" w:hAnsi="Franklin Gothic Book"/>
          <w:rPrChange w:id="2244" w:author="Rohitashva Pandey (MFG)" w:date="2019-01-17T15:10:00Z">
            <w:rPr>
              <w:ins w:id="2245" w:author="Rohitashva Pandey (MFG)" w:date="2019-01-17T15:10:00Z"/>
            </w:rPr>
          </w:rPrChange>
        </w:rPr>
      </w:pPr>
      <w:ins w:id="2246" w:author="Rohitashva Pandey (MFG)" w:date="2019-01-17T15:10:00Z">
        <w:r w:rsidRPr="006407A2">
          <w:rPr>
            <w:rStyle w:val="HTMLCode"/>
            <w:rFonts w:ascii="Franklin Gothic Book" w:hAnsi="Franklin Gothic Book"/>
            <w:rPrChange w:id="2247" w:author="Rohitashva Pandey (MFG)" w:date="2019-01-17T15:10:00Z">
              <w:rPr>
                <w:rStyle w:val="HTMLCode"/>
              </w:rPr>
            </w:rPrChange>
          </w:rPr>
          <w:t>$ git help config</w:t>
        </w:r>
      </w:ins>
    </w:p>
    <w:p w14:paraId="5158CB8B" w14:textId="77777777" w:rsidR="006407A2" w:rsidRPr="004303D5" w:rsidRDefault="006407A2" w:rsidP="004303D5">
      <w:pPr>
        <w:pStyle w:val="HTMLPreformatted"/>
        <w:rPr>
          <w:ins w:id="2248" w:author="Rohitashva Pandey (MFG)" w:date="2019-01-17T15:09:00Z"/>
          <w:rFonts w:ascii="Franklin Gothic Book" w:hAnsi="Franklin Gothic Book"/>
          <w:rPrChange w:id="2249" w:author="Rohitashva Pandey (MFG)" w:date="2019-01-17T15:09:00Z">
            <w:rPr>
              <w:ins w:id="2250" w:author="Rohitashva Pandey (MFG)" w:date="2019-01-17T15:09:00Z"/>
            </w:rPr>
          </w:rPrChange>
        </w:rPr>
      </w:pPr>
    </w:p>
    <w:p w14:paraId="7B700408" w14:textId="1E326E8D" w:rsidR="007E0955" w:rsidRPr="004303D5" w:rsidDel="004303D5" w:rsidRDefault="007E0955" w:rsidP="00B46358">
      <w:pPr>
        <w:pStyle w:val="Heading2"/>
        <w:numPr>
          <w:ilvl w:val="1"/>
          <w:numId w:val="19"/>
        </w:numPr>
        <w:rPr>
          <w:del w:id="2251" w:author="Rohitashva Pandey (MFG)" w:date="2019-01-17T15:09:00Z"/>
          <w:rFonts w:ascii="Franklin Gothic Book" w:hAnsi="Franklin Gothic Book"/>
          <w:rPrChange w:id="2252" w:author="Rohitashva Pandey (MFG)" w:date="2019-01-17T15:09:00Z">
            <w:rPr>
              <w:del w:id="2253" w:author="Rohitashva Pandey (MFG)" w:date="2019-01-17T15:09:00Z"/>
            </w:rPr>
          </w:rPrChange>
        </w:rPr>
        <w:pPrChange w:id="2254" w:author="Makkineni Lokesh (MAS)" w:date="2019-09-25T15:04:00Z">
          <w:pPr/>
        </w:pPrChange>
      </w:pPr>
      <w:bookmarkStart w:id="2255" w:name="_Toc20316896"/>
      <w:bookmarkStart w:id="2256" w:name="_Toc20317019"/>
      <w:bookmarkEnd w:id="2255"/>
      <w:bookmarkEnd w:id="2256"/>
    </w:p>
    <w:p w14:paraId="5AA57FDF" w14:textId="38BAAC7D" w:rsidR="004504E8" w:rsidRPr="004303D5" w:rsidDel="004303D5" w:rsidRDefault="004504E8" w:rsidP="00B46358">
      <w:pPr>
        <w:pStyle w:val="Heading2"/>
        <w:numPr>
          <w:ilvl w:val="1"/>
          <w:numId w:val="19"/>
        </w:numPr>
        <w:rPr>
          <w:del w:id="2257" w:author="Rohitashva Pandey (MFG)" w:date="2019-01-17T15:09:00Z"/>
          <w:rFonts w:ascii="Franklin Gothic Book" w:hAnsi="Franklin Gothic Book"/>
          <w:rPrChange w:id="2258" w:author="Rohitashva Pandey (MFG)" w:date="2019-01-17T15:09:00Z">
            <w:rPr>
              <w:del w:id="2259" w:author="Rohitashva Pandey (MFG)" w:date="2019-01-17T15:09:00Z"/>
            </w:rPr>
          </w:rPrChange>
        </w:rPr>
        <w:pPrChange w:id="2260" w:author="Makkineni Lokesh (MAS)" w:date="2019-09-25T15:04:00Z">
          <w:pPr/>
        </w:pPrChange>
      </w:pPr>
      <w:bookmarkStart w:id="2261" w:name="_Toc20316897"/>
      <w:bookmarkStart w:id="2262" w:name="_Toc20317020"/>
      <w:bookmarkEnd w:id="2261"/>
      <w:bookmarkEnd w:id="2262"/>
    </w:p>
    <w:p w14:paraId="7C7B8F1B" w14:textId="04DFD95E" w:rsidR="00064B5D" w:rsidRPr="00B46358" w:rsidDel="004303D5" w:rsidRDefault="00064B5D" w:rsidP="00B46358">
      <w:pPr>
        <w:pStyle w:val="Heading2"/>
        <w:numPr>
          <w:ilvl w:val="1"/>
          <w:numId w:val="19"/>
        </w:numPr>
        <w:rPr>
          <w:del w:id="2263" w:author="Rohitashva Pandey (MFG)" w:date="2019-01-17T15:09:00Z"/>
          <w:rFonts w:ascii="Franklin Gothic Book" w:hAnsi="Franklin Gothic Book"/>
          <w:rPrChange w:id="2264" w:author="Makkineni Lokesh (MAS)" w:date="2019-09-25T15:04:00Z">
            <w:rPr>
              <w:del w:id="2265" w:author="Rohitashva Pandey (MFG)" w:date="2019-01-17T15:09:00Z"/>
              <w:b/>
            </w:rPr>
          </w:rPrChange>
        </w:rPr>
        <w:pPrChange w:id="2266" w:author="Makkineni Lokesh (MAS)" w:date="2019-09-25T15:04:00Z">
          <w:pPr/>
        </w:pPrChange>
      </w:pPr>
      <w:bookmarkStart w:id="2267" w:name="_Toc20316898"/>
      <w:bookmarkStart w:id="2268" w:name="_Toc20317021"/>
      <w:bookmarkEnd w:id="2267"/>
      <w:bookmarkEnd w:id="2268"/>
    </w:p>
    <w:p w14:paraId="15AEC6B2" w14:textId="0945F77B" w:rsidR="00BC51B1" w:rsidRPr="004303D5" w:rsidDel="006407A2" w:rsidRDefault="00BC51B1" w:rsidP="00B46358">
      <w:pPr>
        <w:pStyle w:val="Heading2"/>
        <w:numPr>
          <w:ilvl w:val="1"/>
          <w:numId w:val="19"/>
        </w:numPr>
        <w:rPr>
          <w:del w:id="2269" w:author="Rohitashva Pandey (MFG)" w:date="2019-01-17T15:10:00Z"/>
          <w:rFonts w:ascii="Franklin Gothic Book" w:hAnsi="Franklin Gothic Book"/>
          <w:rPrChange w:id="2270" w:author="Rohitashva Pandey (MFG)" w:date="2019-01-17T15:09:00Z">
            <w:rPr>
              <w:del w:id="2271" w:author="Rohitashva Pandey (MFG)" w:date="2019-01-17T15:10:00Z"/>
            </w:rPr>
          </w:rPrChange>
        </w:rPr>
        <w:pPrChange w:id="2272" w:author="Makkineni Lokesh (MAS)" w:date="2019-09-25T15:04:00Z">
          <w:pPr/>
        </w:pPrChange>
      </w:pPr>
      <w:del w:id="2273" w:author="Rohitashva Pandey (MFG)" w:date="2019-01-17T15:10:00Z">
        <w:r w:rsidRPr="004303D5" w:rsidDel="006407A2">
          <w:rPr>
            <w:rFonts w:ascii="Franklin Gothic Book" w:hAnsi="Franklin Gothic Book"/>
            <w:rPrChange w:id="2274" w:author="Rohitashva Pandey (MFG)" w:date="2019-01-17T15:09:00Z">
              <w:rPr/>
            </w:rPrChange>
          </w:rPr>
          <w:delText xml:space="preserve"> </w:delText>
        </w:r>
        <w:bookmarkStart w:id="2275" w:name="_Toc20316899"/>
        <w:bookmarkStart w:id="2276" w:name="_Toc20317022"/>
        <w:bookmarkEnd w:id="2275"/>
        <w:bookmarkEnd w:id="2276"/>
      </w:del>
    </w:p>
    <w:p w14:paraId="5CBA136A" w14:textId="4D761549" w:rsidR="00BC51B1" w:rsidRPr="0046332E" w:rsidDel="006407A2" w:rsidRDefault="00BC51B1" w:rsidP="00B46358">
      <w:pPr>
        <w:pStyle w:val="Heading2"/>
        <w:numPr>
          <w:ilvl w:val="1"/>
          <w:numId w:val="19"/>
        </w:numPr>
        <w:rPr>
          <w:del w:id="2277" w:author="Rohitashva Pandey (MFG)" w:date="2019-01-17T15:10:00Z"/>
          <w:rFonts w:ascii="Franklin Gothic Book" w:hAnsi="Franklin Gothic Book"/>
          <w:rPrChange w:id="2278" w:author="Rohitashva Pandey (MFG)" w:date="2019-01-17T15:01:00Z">
            <w:rPr>
              <w:del w:id="2279" w:author="Rohitashva Pandey (MFG)" w:date="2019-01-17T15:10:00Z"/>
            </w:rPr>
          </w:rPrChange>
        </w:rPr>
        <w:pPrChange w:id="2280" w:author="Makkineni Lokesh (MAS)" w:date="2019-09-25T15:04:00Z">
          <w:pPr/>
        </w:pPrChange>
      </w:pPr>
      <w:bookmarkStart w:id="2281" w:name="_Toc20316900"/>
      <w:bookmarkStart w:id="2282" w:name="_Toc20317023"/>
      <w:bookmarkEnd w:id="2281"/>
      <w:bookmarkEnd w:id="2282"/>
    </w:p>
    <w:p w14:paraId="35691274" w14:textId="1343C4D5" w:rsidR="00BC51B1" w:rsidRPr="0046332E" w:rsidDel="006407A2" w:rsidRDefault="00BC51B1" w:rsidP="00B46358">
      <w:pPr>
        <w:pStyle w:val="Heading2"/>
        <w:numPr>
          <w:ilvl w:val="1"/>
          <w:numId w:val="19"/>
        </w:numPr>
        <w:rPr>
          <w:del w:id="2283" w:author="Rohitashva Pandey (MFG)" w:date="2019-01-17T15:10:00Z"/>
          <w:rFonts w:ascii="Franklin Gothic Book" w:hAnsi="Franklin Gothic Book"/>
          <w:rPrChange w:id="2284" w:author="Rohitashva Pandey (MFG)" w:date="2019-01-17T15:01:00Z">
            <w:rPr>
              <w:del w:id="2285" w:author="Rohitashva Pandey (MFG)" w:date="2019-01-17T15:10:00Z"/>
            </w:rPr>
          </w:rPrChange>
        </w:rPr>
        <w:pPrChange w:id="2286" w:author="Makkineni Lokesh (MAS)" w:date="2019-09-25T15:04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bookmarkStart w:id="2287" w:name="_Toc20316901"/>
      <w:bookmarkStart w:id="2288" w:name="_Toc20317024"/>
      <w:bookmarkEnd w:id="2287"/>
      <w:bookmarkEnd w:id="2288"/>
    </w:p>
    <w:p w14:paraId="5EBE7697" w14:textId="62253DB5" w:rsidR="00BC51B1" w:rsidRPr="0046332E" w:rsidDel="006407A2" w:rsidRDefault="00BC51B1" w:rsidP="00B46358">
      <w:pPr>
        <w:pStyle w:val="Heading2"/>
        <w:numPr>
          <w:ilvl w:val="1"/>
          <w:numId w:val="19"/>
        </w:numPr>
        <w:rPr>
          <w:del w:id="2289" w:author="Rohitashva Pandey (MFG)" w:date="2019-01-17T15:10:00Z"/>
          <w:rFonts w:ascii="Franklin Gothic Book" w:hAnsi="Franklin Gothic Book"/>
          <w:rPrChange w:id="2290" w:author="Rohitashva Pandey (MFG)" w:date="2019-01-17T15:01:00Z">
            <w:rPr>
              <w:del w:id="2291" w:author="Rohitashva Pandey (MFG)" w:date="2019-01-17T15:10:00Z"/>
            </w:rPr>
          </w:rPrChange>
        </w:rPr>
        <w:pPrChange w:id="2292" w:author="Makkineni Lokesh (MAS)" w:date="2019-09-25T15:04:00Z">
          <w:pPr>
            <w:spacing w:before="100" w:beforeAutospacing="1" w:after="100" w:afterAutospacing="1" w:line="240" w:lineRule="auto"/>
            <w:ind w:left="360"/>
            <w:outlineLvl w:val="2"/>
          </w:pPr>
        </w:pPrChange>
      </w:pPr>
      <w:bookmarkStart w:id="2293" w:name="_Toc20316902"/>
      <w:bookmarkStart w:id="2294" w:name="_Toc20317025"/>
      <w:bookmarkEnd w:id="2293"/>
      <w:bookmarkEnd w:id="2294"/>
    </w:p>
    <w:p w14:paraId="7BBF2F27" w14:textId="0F8CF2E8" w:rsidR="00873D62" w:rsidRPr="0046332E" w:rsidDel="006407A2" w:rsidRDefault="00873D62" w:rsidP="00B46358">
      <w:pPr>
        <w:pStyle w:val="Heading2"/>
        <w:numPr>
          <w:ilvl w:val="1"/>
          <w:numId w:val="19"/>
        </w:numPr>
        <w:rPr>
          <w:del w:id="2295" w:author="Rohitashva Pandey (MFG)" w:date="2019-01-17T15:10:00Z"/>
          <w:rFonts w:ascii="Franklin Gothic Book" w:hAnsi="Franklin Gothic Book"/>
          <w:rPrChange w:id="2296" w:author="Rohitashva Pandey (MFG)" w:date="2019-01-17T15:01:00Z">
            <w:rPr>
              <w:del w:id="2297" w:author="Rohitashva Pandey (MFG)" w:date="2019-01-17T15:10:00Z"/>
            </w:rPr>
          </w:rPrChange>
        </w:rPr>
        <w:pPrChange w:id="2298" w:author="Makkineni Lokesh (MAS)" w:date="2019-09-25T15:04:00Z">
          <w:pPr>
            <w:pStyle w:val="Heading2"/>
          </w:pPr>
        </w:pPrChange>
      </w:pPr>
      <w:bookmarkStart w:id="2299" w:name="_Toc20316903"/>
      <w:bookmarkStart w:id="2300" w:name="_Toc20317026"/>
      <w:bookmarkEnd w:id="2299"/>
      <w:bookmarkEnd w:id="2300"/>
    </w:p>
    <w:p w14:paraId="271F0CB7" w14:textId="62CBC860" w:rsidR="00FD2FB6" w:rsidRPr="00B46358" w:rsidDel="00B46358" w:rsidRDefault="00FD2FB6" w:rsidP="00B46358">
      <w:pPr>
        <w:pStyle w:val="Heading2"/>
        <w:numPr>
          <w:ilvl w:val="1"/>
          <w:numId w:val="19"/>
        </w:numPr>
        <w:rPr>
          <w:del w:id="2301" w:author="Makkineni Lokesh (MAS)" w:date="2019-09-25T15:04:00Z"/>
          <w:rFonts w:ascii="Franklin Gothic Book" w:hAnsi="Franklin Gothic Book"/>
          <w:rPrChange w:id="2302" w:author="Makkineni Lokesh (MAS)" w:date="2019-09-25T15:04:00Z">
            <w:rPr>
              <w:del w:id="2303" w:author="Makkineni Lokesh (MAS)" w:date="2019-09-25T15:04:00Z"/>
              <w:rFonts w:asciiTheme="majorHAnsi" w:hAnsiTheme="majorHAnsi"/>
              <w:vanish/>
              <w:color w:val="2E74B5" w:themeColor="accent1" w:themeShade="BF"/>
              <w:sz w:val="32"/>
            </w:rPr>
          </w:rPrChange>
        </w:rPr>
        <w:pPrChange w:id="2304" w:author="Makkineni Lokesh (MAS)" w:date="2019-09-25T15:04:00Z">
          <w:pPr>
            <w:pStyle w:val="ListParagraph"/>
            <w:keepNext/>
            <w:keepLines/>
            <w:numPr>
              <w:numId w:val="2"/>
            </w:numPr>
            <w:spacing w:before="240" w:after="0"/>
            <w:ind w:hanging="360"/>
            <w:contextualSpacing w:val="0"/>
            <w:outlineLvl w:val="0"/>
          </w:pPr>
        </w:pPrChange>
      </w:pPr>
      <w:bookmarkStart w:id="2305" w:name="_Toc451950064"/>
      <w:bookmarkStart w:id="2306" w:name="_Toc522173012"/>
      <w:bookmarkStart w:id="2307" w:name="_Toc526257185"/>
      <w:bookmarkStart w:id="2308" w:name="_Toc526257224"/>
      <w:bookmarkStart w:id="2309" w:name="_Toc535420692"/>
      <w:bookmarkStart w:id="2310" w:name="_Toc535421168"/>
      <w:bookmarkStart w:id="2311" w:name="_Toc535421364"/>
      <w:bookmarkStart w:id="2312" w:name="_Toc535421602"/>
      <w:bookmarkStart w:id="2313" w:name="_Toc535429975"/>
      <w:bookmarkStart w:id="2314" w:name="_Toc20316904"/>
      <w:bookmarkStart w:id="2315" w:name="_Toc20317027"/>
      <w:bookmarkEnd w:id="2305"/>
      <w:bookmarkEnd w:id="2306"/>
      <w:bookmarkEnd w:id="2307"/>
      <w:bookmarkEnd w:id="2308"/>
      <w:bookmarkEnd w:id="2309"/>
      <w:bookmarkEnd w:id="2310"/>
      <w:bookmarkEnd w:id="2311"/>
      <w:bookmarkEnd w:id="2312"/>
      <w:bookmarkEnd w:id="2313"/>
      <w:bookmarkEnd w:id="2314"/>
      <w:bookmarkEnd w:id="2315"/>
    </w:p>
    <w:p w14:paraId="6D37A2D7" w14:textId="3ED30562" w:rsidR="00FD2FB6" w:rsidRPr="00B46358" w:rsidDel="00B46358" w:rsidRDefault="00FD2FB6" w:rsidP="00B46358">
      <w:pPr>
        <w:pStyle w:val="Heading2"/>
        <w:numPr>
          <w:ilvl w:val="1"/>
          <w:numId w:val="19"/>
        </w:numPr>
        <w:rPr>
          <w:del w:id="2316" w:author="Makkineni Lokesh (MAS)" w:date="2019-09-25T15:04:00Z"/>
          <w:rFonts w:ascii="Franklin Gothic Book" w:hAnsi="Franklin Gothic Book"/>
          <w:rPrChange w:id="2317" w:author="Makkineni Lokesh (MAS)" w:date="2019-09-25T15:04:00Z">
            <w:rPr>
              <w:del w:id="2318" w:author="Makkineni Lokesh (MAS)" w:date="2019-09-25T15:04:00Z"/>
              <w:rFonts w:asciiTheme="majorHAnsi" w:hAnsiTheme="majorHAnsi"/>
              <w:vanish/>
              <w:color w:val="2E74B5" w:themeColor="accent1" w:themeShade="BF"/>
              <w:sz w:val="32"/>
            </w:rPr>
          </w:rPrChange>
        </w:rPr>
        <w:pPrChange w:id="2319" w:author="Makkineni Lokesh (MAS)" w:date="2019-09-25T15:04:00Z">
          <w:pPr>
            <w:pStyle w:val="ListParagraph"/>
            <w:keepNext/>
            <w:keepLines/>
            <w:numPr>
              <w:numId w:val="2"/>
            </w:numPr>
            <w:spacing w:before="240" w:after="0"/>
            <w:ind w:hanging="360"/>
            <w:contextualSpacing w:val="0"/>
            <w:outlineLvl w:val="0"/>
          </w:pPr>
        </w:pPrChange>
      </w:pPr>
      <w:bookmarkStart w:id="2320" w:name="_Toc451950065"/>
      <w:bookmarkStart w:id="2321" w:name="_Toc522173013"/>
      <w:bookmarkStart w:id="2322" w:name="_Toc526257186"/>
      <w:bookmarkStart w:id="2323" w:name="_Toc526257225"/>
      <w:bookmarkStart w:id="2324" w:name="_Toc535420693"/>
      <w:bookmarkStart w:id="2325" w:name="_Toc535421169"/>
      <w:bookmarkStart w:id="2326" w:name="_Toc535421365"/>
      <w:bookmarkStart w:id="2327" w:name="_Toc535421603"/>
      <w:bookmarkStart w:id="2328" w:name="_Toc535429976"/>
      <w:bookmarkStart w:id="2329" w:name="_Toc20311037"/>
      <w:bookmarkStart w:id="2330" w:name="_Toc20311175"/>
      <w:bookmarkStart w:id="2331" w:name="_Toc20315637"/>
      <w:bookmarkStart w:id="2332" w:name="_Toc20316905"/>
      <w:bookmarkStart w:id="2333" w:name="_Toc20317028"/>
      <w:bookmarkEnd w:id="2320"/>
      <w:bookmarkEnd w:id="2321"/>
      <w:bookmarkEnd w:id="2322"/>
      <w:bookmarkEnd w:id="2323"/>
      <w:bookmarkEnd w:id="2324"/>
      <w:bookmarkEnd w:id="2325"/>
      <w:bookmarkEnd w:id="2326"/>
      <w:bookmarkEnd w:id="2327"/>
      <w:bookmarkEnd w:id="2328"/>
      <w:bookmarkEnd w:id="2329"/>
      <w:bookmarkEnd w:id="2330"/>
      <w:bookmarkEnd w:id="2331"/>
      <w:bookmarkEnd w:id="2332"/>
      <w:bookmarkEnd w:id="2333"/>
    </w:p>
    <w:p w14:paraId="0A6F148F" w14:textId="408259C4" w:rsidR="00FD2FB6" w:rsidRPr="00B46358" w:rsidDel="00B46358" w:rsidRDefault="00FD2FB6" w:rsidP="00B46358">
      <w:pPr>
        <w:pStyle w:val="Heading2"/>
        <w:numPr>
          <w:ilvl w:val="1"/>
          <w:numId w:val="19"/>
        </w:numPr>
        <w:rPr>
          <w:del w:id="2334" w:author="Makkineni Lokesh (MAS)" w:date="2019-09-25T15:04:00Z"/>
          <w:rFonts w:ascii="Franklin Gothic Book" w:hAnsi="Franklin Gothic Book"/>
          <w:rPrChange w:id="2335" w:author="Makkineni Lokesh (MAS)" w:date="2019-09-25T15:04:00Z">
            <w:rPr>
              <w:del w:id="2336" w:author="Makkineni Lokesh (MAS)" w:date="2019-09-25T15:04:00Z"/>
              <w:rFonts w:asciiTheme="majorHAnsi" w:hAnsiTheme="majorHAnsi"/>
              <w:vanish/>
              <w:color w:val="2E74B5" w:themeColor="accent1" w:themeShade="BF"/>
              <w:sz w:val="32"/>
            </w:rPr>
          </w:rPrChange>
        </w:rPr>
        <w:pPrChange w:id="2337" w:author="Makkineni Lokesh (MAS)" w:date="2019-09-25T15:04:00Z">
          <w:pPr>
            <w:pStyle w:val="ListParagraph"/>
            <w:keepNext/>
            <w:keepLines/>
            <w:numPr>
              <w:numId w:val="2"/>
            </w:numPr>
            <w:spacing w:before="240" w:after="0"/>
            <w:ind w:hanging="360"/>
            <w:contextualSpacing w:val="0"/>
            <w:outlineLvl w:val="0"/>
          </w:pPr>
        </w:pPrChange>
      </w:pPr>
      <w:bookmarkStart w:id="2338" w:name="_Toc451950066"/>
      <w:bookmarkStart w:id="2339" w:name="_Toc522173014"/>
      <w:bookmarkStart w:id="2340" w:name="_Toc526257187"/>
      <w:bookmarkStart w:id="2341" w:name="_Toc526257226"/>
      <w:bookmarkStart w:id="2342" w:name="_Toc20316906"/>
      <w:bookmarkStart w:id="2343" w:name="_Toc20317029"/>
      <w:bookmarkEnd w:id="2338"/>
      <w:bookmarkEnd w:id="2339"/>
      <w:bookmarkEnd w:id="2340"/>
      <w:bookmarkEnd w:id="2341"/>
      <w:bookmarkEnd w:id="2342"/>
      <w:bookmarkEnd w:id="2343"/>
    </w:p>
    <w:p w14:paraId="5BCD2E92" w14:textId="238A1475" w:rsidR="00B46358" w:rsidRDefault="00B46358" w:rsidP="00B46358">
      <w:pPr>
        <w:pStyle w:val="Heading2"/>
        <w:numPr>
          <w:ilvl w:val="1"/>
          <w:numId w:val="19"/>
        </w:numPr>
        <w:rPr>
          <w:ins w:id="2344" w:author="Makkineni Lokesh (MAS)" w:date="2019-09-25T15:04:00Z"/>
          <w:rFonts w:ascii="Franklin Gothic Book" w:hAnsi="Franklin Gothic Book"/>
        </w:rPr>
        <w:pPrChange w:id="2345" w:author="Makkineni Lokesh (MAS)" w:date="2019-09-25T15:04:00Z">
          <w:pPr>
            <w:pStyle w:val="Heading2"/>
          </w:pPr>
        </w:pPrChange>
      </w:pPr>
      <w:bookmarkStart w:id="2346" w:name="_Toc20317030"/>
      <w:ins w:id="2347" w:author="Makkineni Lokesh (MAS)" w:date="2019-09-25T15:04:00Z">
        <w:r>
          <w:rPr>
            <w:rFonts w:ascii="Franklin Gothic Book" w:hAnsi="Franklin Gothic Book"/>
          </w:rPr>
          <w:t>IDE Integration</w:t>
        </w:r>
        <w:bookmarkEnd w:id="2346"/>
      </w:ins>
    </w:p>
    <w:p w14:paraId="73EBA90C" w14:textId="2161B905" w:rsidR="00B46358" w:rsidRDefault="00B46358" w:rsidP="00B46358">
      <w:pPr>
        <w:pStyle w:val="ListParagraph"/>
        <w:numPr>
          <w:ilvl w:val="0"/>
          <w:numId w:val="23"/>
        </w:numPr>
        <w:rPr>
          <w:ins w:id="2348" w:author="Makkineni Lokesh (MAS)" w:date="2019-09-25T15:05:00Z"/>
          <w:rFonts w:ascii="Franklin Gothic Book" w:hAnsi="Franklin Gothic Book"/>
        </w:rPr>
      </w:pPr>
      <w:ins w:id="2349" w:author="Makkineni Lokesh (MAS)" w:date="2019-09-25T15:05:00Z">
        <w:r>
          <w:rPr>
            <w:rFonts w:ascii="Franklin Gothic Book" w:hAnsi="Franklin Gothic Book"/>
          </w:rPr>
          <w:t>All</w:t>
        </w:r>
        <w:r>
          <w:rPr>
            <w:rFonts w:ascii="Franklin Gothic Book" w:hAnsi="Franklin Gothic Book"/>
          </w:rPr>
          <w:t xml:space="preserve"> Git Operations can be performed directly from the IDE (visual studio, Android</w:t>
        </w:r>
        <w:r>
          <w:rPr>
            <w:rFonts w:ascii="Franklin Gothic Book" w:hAnsi="Franklin Gothic Book"/>
          </w:rPr>
          <w:t xml:space="preserve"> studio,</w:t>
        </w:r>
      </w:ins>
      <w:ins w:id="2350" w:author="Makkineni Lokesh (MAS)" w:date="2019-09-25T15:06:00Z">
        <w:r>
          <w:rPr>
            <w:rFonts w:ascii="Franklin Gothic Book" w:hAnsi="Franklin Gothic Book"/>
          </w:rPr>
          <w:t xml:space="preserve"> </w:t>
        </w:r>
      </w:ins>
      <w:ins w:id="2351" w:author="Makkineni Lokesh (MAS)" w:date="2019-09-25T15:05:00Z">
        <w:r>
          <w:rPr>
            <w:rFonts w:ascii="Franklin Gothic Book" w:hAnsi="Franklin Gothic Book"/>
          </w:rPr>
          <w:t>Xcode,</w:t>
        </w:r>
      </w:ins>
      <w:ins w:id="2352" w:author="Makkineni Lokesh (MAS)" w:date="2019-09-25T15:06:00Z">
        <w:r>
          <w:rPr>
            <w:rFonts w:ascii="Franklin Gothic Book" w:hAnsi="Franklin Gothic Book"/>
          </w:rPr>
          <w:t xml:space="preserve"> </w:t>
        </w:r>
      </w:ins>
      <w:ins w:id="2353" w:author="Makkineni Lokesh (MAS)" w:date="2019-09-25T15:05:00Z">
        <w:r>
          <w:rPr>
            <w:rFonts w:ascii="Franklin Gothic Book" w:hAnsi="Franklin Gothic Book"/>
          </w:rPr>
          <w:t xml:space="preserve">Eclipse </w:t>
        </w:r>
        <w:r>
          <w:rPr>
            <w:rFonts w:ascii="Franklin Gothic Book" w:hAnsi="Franklin Gothic Book"/>
          </w:rPr>
          <w:t>etc.)</w:t>
        </w:r>
        <w:r>
          <w:rPr>
            <w:rFonts w:ascii="Franklin Gothic Book" w:hAnsi="Franklin Gothic Book"/>
          </w:rPr>
          <w:t xml:space="preserve"> </w:t>
        </w:r>
        <w:r>
          <w:rPr>
            <w:rFonts w:ascii="Franklin Gothic Book" w:hAnsi="Franklin Gothic Book"/>
          </w:rPr>
          <w:t xml:space="preserve"> </w:t>
        </w:r>
      </w:ins>
    </w:p>
    <w:p w14:paraId="0169CDD3" w14:textId="50A53CA0" w:rsidR="00B46358" w:rsidRDefault="00B46358" w:rsidP="00B46358">
      <w:pPr>
        <w:pStyle w:val="ListParagraph"/>
        <w:numPr>
          <w:ilvl w:val="0"/>
          <w:numId w:val="23"/>
        </w:numPr>
        <w:rPr>
          <w:ins w:id="2354" w:author="Makkineni Lokesh (MAS)" w:date="2019-09-25T15:05:00Z"/>
          <w:rFonts w:ascii="Franklin Gothic Book" w:hAnsi="Franklin Gothic Book"/>
        </w:rPr>
      </w:pPr>
      <w:ins w:id="2355" w:author="Makkineni Lokesh (MAS)" w:date="2019-09-25T15:06:00Z">
        <w:r>
          <w:rPr>
            <w:rFonts w:ascii="Franklin Gothic Book" w:hAnsi="Franklin Gothic Book"/>
          </w:rPr>
          <w:t xml:space="preserve">IDE </w:t>
        </w:r>
        <w:r>
          <w:rPr>
            <w:rFonts w:ascii="Franklin Gothic Book" w:hAnsi="Franklin Gothic Book"/>
          </w:rPr>
          <w:t>should be integrated in developer’s machine</w:t>
        </w:r>
      </w:ins>
      <w:ins w:id="2356" w:author="Makkineni Lokesh (MAS)" w:date="2019-09-25T15:05:00Z">
        <w:r w:rsidR="002A6EF1">
          <w:rPr>
            <w:rFonts w:ascii="Franklin Gothic Book" w:hAnsi="Franklin Gothic Book"/>
          </w:rPr>
          <w:t xml:space="preserve"> and </w:t>
        </w:r>
      </w:ins>
    </w:p>
    <w:p w14:paraId="5309D59E" w14:textId="77777777" w:rsidR="00B46358" w:rsidRPr="009D2652" w:rsidRDefault="00B46358" w:rsidP="00B46358">
      <w:pPr>
        <w:pStyle w:val="ListParagraph"/>
        <w:ind w:left="765"/>
        <w:rPr>
          <w:ins w:id="2357" w:author="Makkineni Lokesh (MAS)" w:date="2019-09-25T15:05:00Z"/>
          <w:rFonts w:ascii="Franklin Gothic Book" w:hAnsi="Franklin Gothic Book"/>
        </w:rPr>
      </w:pPr>
    </w:p>
    <w:p w14:paraId="47B9653D" w14:textId="77777777" w:rsidR="00B46358" w:rsidRDefault="00B46358" w:rsidP="00B46358">
      <w:pPr>
        <w:rPr>
          <w:ins w:id="2358" w:author="Makkineni Lokesh (MAS)" w:date="2019-09-25T15:04:00Z"/>
        </w:rPr>
        <w:pPrChange w:id="2359" w:author="Makkineni Lokesh (MAS)" w:date="2019-09-25T15:04:00Z">
          <w:pPr>
            <w:pStyle w:val="Heading2"/>
          </w:pPr>
        </w:pPrChange>
      </w:pPr>
    </w:p>
    <w:p w14:paraId="2AFCA516" w14:textId="77777777" w:rsidR="00B46358" w:rsidRPr="00B46358" w:rsidRDefault="00B46358" w:rsidP="00B46358">
      <w:pPr>
        <w:rPr>
          <w:ins w:id="2360" w:author="Makkineni Lokesh (MAS)" w:date="2019-09-25T15:03:00Z"/>
          <w:rPrChange w:id="2361" w:author="Makkineni Lokesh (MAS)" w:date="2019-09-25T15:04:00Z">
            <w:rPr>
              <w:ins w:id="2362" w:author="Makkineni Lokesh (MAS)" w:date="2019-09-25T15:03:00Z"/>
            </w:rPr>
          </w:rPrChange>
        </w:rPr>
        <w:pPrChange w:id="2363" w:author="Makkineni Lokesh (MAS)" w:date="2019-09-25T15:04:00Z">
          <w:pPr>
            <w:pStyle w:val="Heading2"/>
          </w:pPr>
        </w:pPrChange>
      </w:pPr>
      <w:bookmarkStart w:id="2364" w:name="_GoBack"/>
      <w:bookmarkEnd w:id="2364"/>
    </w:p>
    <w:sectPr w:rsidR="00B46358" w:rsidRPr="00B46358">
      <w:headerReference w:type="default" r:id="rId41"/>
      <w:foot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79F28" w14:textId="77777777" w:rsidR="008D6058" w:rsidRDefault="008D6058" w:rsidP="00EC7BDC">
      <w:pPr>
        <w:spacing w:after="0" w:line="240" w:lineRule="auto"/>
      </w:pPr>
      <w:r>
        <w:separator/>
      </w:r>
    </w:p>
  </w:endnote>
  <w:endnote w:type="continuationSeparator" w:id="0">
    <w:p w14:paraId="12DEDFD4" w14:textId="77777777" w:rsidR="008D6058" w:rsidRDefault="008D6058" w:rsidP="00EC7BDC">
      <w:pPr>
        <w:spacing w:after="0" w:line="240" w:lineRule="auto"/>
      </w:pPr>
      <w:r>
        <w:continuationSeparator/>
      </w:r>
    </w:p>
  </w:endnote>
  <w:endnote w:type="continuationNotice" w:id="1">
    <w:p w14:paraId="542F9A7C" w14:textId="77777777" w:rsidR="008D6058" w:rsidRDefault="008D60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9348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896CD" w14:textId="1198FD0F" w:rsidR="000F3620" w:rsidRDefault="000F362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0A80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3E770D22" w14:textId="5BC79CB6" w:rsidR="000F3620" w:rsidRDefault="000F362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13D3E8A8" wp14:editId="060351A5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ff2d4c2eae5049c7e3649816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38687C" w14:textId="4906DAE7" w:rsidR="000F3620" w:rsidRPr="001653A3" w:rsidRDefault="000F3620" w:rsidP="001653A3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1653A3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D3E8A8" id="_x0000_t202" coordsize="21600,21600" o:spt="202" path="m,l,21600r21600,l21600,xe">
              <v:stroke joinstyle="miter"/>
              <v:path gradientshapeok="t" o:connecttype="rect"/>
            </v:shapetype>
            <v:shape id="MSIPCMff2d4c2eae5049c7e3649816" o:spid="_x0000_s1035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" o:allowincell="f" filled="f" stroked="f" strokeweight=".5pt">
              <v:textbox inset=",0,,0">
                <w:txbxContent>
                  <w:p w14:paraId="0938687C" w14:textId="4906DAE7" w:rsidR="000F3620" w:rsidRPr="001653A3" w:rsidRDefault="000F3620" w:rsidP="001653A3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1653A3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ED1CE4" w14:textId="77777777" w:rsidR="008D6058" w:rsidRDefault="008D6058" w:rsidP="00EC7BDC">
      <w:pPr>
        <w:spacing w:after="0" w:line="240" w:lineRule="auto"/>
      </w:pPr>
      <w:r>
        <w:separator/>
      </w:r>
    </w:p>
  </w:footnote>
  <w:footnote w:type="continuationSeparator" w:id="0">
    <w:p w14:paraId="3C6716BA" w14:textId="77777777" w:rsidR="008D6058" w:rsidRDefault="008D6058" w:rsidP="00EC7BDC">
      <w:pPr>
        <w:spacing w:after="0" w:line="240" w:lineRule="auto"/>
      </w:pPr>
      <w:r>
        <w:continuationSeparator/>
      </w:r>
    </w:p>
  </w:footnote>
  <w:footnote w:type="continuationNotice" w:id="1">
    <w:p w14:paraId="77CB1A75" w14:textId="77777777" w:rsidR="008D6058" w:rsidRDefault="008D60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44B15" w14:textId="77777777" w:rsidR="000F3620" w:rsidRDefault="000F3620" w:rsidP="00EC7BDC">
    <w:pPr>
      <w:framePr w:wrap="around" w:vAnchor="page" w:hAnchor="page" w:x="10306" w:y="691"/>
      <w:tabs>
        <w:tab w:val="left" w:pos="284"/>
      </w:tabs>
      <w:spacing w:line="760" w:lineRule="exact"/>
      <w:jc w:val="center"/>
      <w:rPr>
        <w:sz w:val="43"/>
        <w:szCs w:val="44"/>
      </w:rPr>
    </w:pPr>
    <w:r>
      <w:rPr>
        <w:rFonts w:ascii="KPMG Logo" w:hAnsi="KPMG Logo"/>
        <w:sz w:val="44"/>
        <w:szCs w:val="44"/>
      </w:rPr>
      <w:tab/>
    </w:r>
  </w:p>
  <w:p w14:paraId="21113DA5" w14:textId="54156A38" w:rsidR="000F3620" w:rsidRDefault="000F3620">
    <w:pPr>
      <w:pStyle w:val="Header"/>
    </w:pPr>
    <w:r w:rsidRPr="003F6626">
      <w:rPr>
        <w:noProof/>
      </w:rPr>
      <w:drawing>
        <wp:inline distT="0" distB="0" distL="0" distR="0" wp14:anchorId="5498D77D" wp14:editId="068FAB88">
          <wp:extent cx="1997330" cy="570667"/>
          <wp:effectExtent l="0" t="0" r="3175" b="1270"/>
          <wp:docPr id="1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7330" cy="5706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55E0A20" wp14:editId="0E86AFA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4964430" cy="1724025"/>
              <wp:effectExtent l="0" t="1517015" r="0" b="1521460"/>
              <wp:wrapNone/>
              <wp:docPr id="7" name="Text Box 7 KISDraft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964430" cy="172402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E963B30" w14:textId="77777777" w:rsidR="000F3620" w:rsidRDefault="000F3620" w:rsidP="0034136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DDDDDD"/>
                              <w:sz w:val="192"/>
                              <w:szCs w:val="192"/>
                              <w14:textOutline w14:w="9525" w14:cap="flat" w14:cmpd="sng" w14:algn="ctr">
                                <w14:solidFill>
                                  <w14:srgbClr w14:val="DDDDDD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5E0A20" id="_x0000_t202" coordsize="21600,21600" o:spt="202" path="m,l,21600r21600,l21600,xe">
              <v:stroke joinstyle="miter"/>
              <v:path gradientshapeok="t" o:connecttype="rect"/>
            </v:shapetype>
            <v:shape id="Text Box 7 KISDraft" o:spid="_x0000_s1034" type="#_x0000_t202" style="position:absolute;margin-left:0;margin-top:0;width:390.9pt;height:135.75pt;rotation:-45;z-index:-2516480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" filled="f" stroked="f">
              <o:lock v:ext="edit" shapetype="t"/>
              <v:textbox style="mso-fit-shape-to-text:t">
                <w:txbxContent>
                  <w:p w14:paraId="2E963B30" w14:textId="77777777" w:rsidR="000F3620" w:rsidRDefault="000F3620" w:rsidP="00341365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DDDDDD"/>
                        <w:sz w:val="192"/>
                        <w:szCs w:val="192"/>
                        <w14:textOutline w14:w="9525" w14:cap="flat" w14:cmpd="sng" w14:algn="ctr">
                          <w14:solidFill>
                            <w14:srgbClr w14:val="DDDDDD"/>
                          </w14:solidFill>
                          <w14:prstDash w14:val="solid"/>
                          <w14:round/>
                        </w14:textOutline>
                      </w:rPr>
                      <w:t>DRAFT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C1B6F"/>
    <w:multiLevelType w:val="hybridMultilevel"/>
    <w:tmpl w:val="6B74CB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B23FF"/>
    <w:multiLevelType w:val="hybridMultilevel"/>
    <w:tmpl w:val="521C6F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4971"/>
    <w:multiLevelType w:val="multilevel"/>
    <w:tmpl w:val="CC883696"/>
    <w:lvl w:ilvl="0">
      <w:start w:val="1"/>
      <w:numFmt w:val="decimal"/>
      <w:lvlText w:val="%1."/>
      <w:lvlJc w:val="left"/>
      <w:pPr>
        <w:ind w:left="452" w:hanging="4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9" w:hanging="452"/>
      </w:pPr>
      <w:rPr>
        <w:rFonts w:ascii="Calibri" w:eastAsia="Calibri" w:hAnsi="Calibri" w:hint="default"/>
        <w:b w:val="0"/>
        <w:bCs/>
        <w:i w:val="0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489" w:hanging="4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07" w:hanging="4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26" w:hanging="4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44" w:hanging="4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63" w:hanging="4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81" w:hanging="4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00" w:hanging="452"/>
      </w:pPr>
      <w:rPr>
        <w:rFonts w:hint="default"/>
      </w:rPr>
    </w:lvl>
  </w:abstractNum>
  <w:abstractNum w:abstractNumId="3" w15:restartNumberingAfterBreak="0">
    <w:nsid w:val="110348A1"/>
    <w:multiLevelType w:val="multilevel"/>
    <w:tmpl w:val="39DE4F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9522A5"/>
    <w:multiLevelType w:val="hybridMultilevel"/>
    <w:tmpl w:val="70806CB0"/>
    <w:lvl w:ilvl="0" w:tplc="4D58A294">
      <w:numFmt w:val="bullet"/>
      <w:lvlText w:val="-"/>
      <w:lvlJc w:val="left"/>
      <w:pPr>
        <w:ind w:left="45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5" w15:restartNumberingAfterBreak="0">
    <w:nsid w:val="16CA02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FB1F5D"/>
    <w:multiLevelType w:val="hybridMultilevel"/>
    <w:tmpl w:val="DA52FC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D2977"/>
    <w:multiLevelType w:val="multilevel"/>
    <w:tmpl w:val="CC883696"/>
    <w:lvl w:ilvl="0">
      <w:start w:val="1"/>
      <w:numFmt w:val="decimal"/>
      <w:lvlText w:val="%1."/>
      <w:lvlJc w:val="left"/>
      <w:pPr>
        <w:ind w:left="555" w:hanging="4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452"/>
      </w:pPr>
      <w:rPr>
        <w:rFonts w:ascii="Calibri" w:eastAsia="Calibri" w:hAnsi="Calibri" w:hint="default"/>
        <w:b w:val="0"/>
        <w:bCs/>
        <w:i w:val="0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592" w:hanging="4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10" w:hanging="4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29" w:hanging="4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7" w:hanging="4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6" w:hanging="4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84" w:hanging="4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3" w:hanging="452"/>
      </w:pPr>
      <w:rPr>
        <w:rFonts w:hint="default"/>
      </w:rPr>
    </w:lvl>
  </w:abstractNum>
  <w:abstractNum w:abstractNumId="8" w15:restartNumberingAfterBreak="0">
    <w:nsid w:val="214878DF"/>
    <w:multiLevelType w:val="hybridMultilevel"/>
    <w:tmpl w:val="B366BC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E0D28"/>
    <w:multiLevelType w:val="hybridMultilevel"/>
    <w:tmpl w:val="C8529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144ED"/>
    <w:multiLevelType w:val="hybridMultilevel"/>
    <w:tmpl w:val="50345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38214C"/>
    <w:multiLevelType w:val="hybridMultilevel"/>
    <w:tmpl w:val="437ECD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97062"/>
    <w:multiLevelType w:val="hybridMultilevel"/>
    <w:tmpl w:val="41DE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62200"/>
    <w:multiLevelType w:val="hybridMultilevel"/>
    <w:tmpl w:val="321CBB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A2B13"/>
    <w:multiLevelType w:val="multilevel"/>
    <w:tmpl w:val="CC883696"/>
    <w:lvl w:ilvl="0">
      <w:start w:val="1"/>
      <w:numFmt w:val="decimal"/>
      <w:lvlText w:val="%1."/>
      <w:lvlJc w:val="left"/>
      <w:pPr>
        <w:ind w:left="555" w:hanging="4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452"/>
      </w:pPr>
      <w:rPr>
        <w:rFonts w:ascii="Calibri" w:eastAsia="Calibri" w:hAnsi="Calibri" w:hint="default"/>
        <w:b w:val="0"/>
        <w:bCs/>
        <w:i w:val="0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2592" w:hanging="4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10" w:hanging="4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29" w:hanging="4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7" w:hanging="4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6" w:hanging="4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84" w:hanging="4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3" w:hanging="452"/>
      </w:pPr>
      <w:rPr>
        <w:rFonts w:hint="default"/>
      </w:rPr>
    </w:lvl>
  </w:abstractNum>
  <w:abstractNum w:abstractNumId="15" w15:restartNumberingAfterBreak="0">
    <w:nsid w:val="3CAD6A89"/>
    <w:multiLevelType w:val="hybridMultilevel"/>
    <w:tmpl w:val="B4AE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43610"/>
    <w:multiLevelType w:val="hybridMultilevel"/>
    <w:tmpl w:val="713A4D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B24C1"/>
    <w:multiLevelType w:val="hybridMultilevel"/>
    <w:tmpl w:val="6CF8DD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9194B"/>
    <w:multiLevelType w:val="hybridMultilevel"/>
    <w:tmpl w:val="EADCB2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5586A"/>
    <w:multiLevelType w:val="hybridMultilevel"/>
    <w:tmpl w:val="2D8E0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38747B"/>
    <w:multiLevelType w:val="hybridMultilevel"/>
    <w:tmpl w:val="E6B8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427373"/>
    <w:multiLevelType w:val="hybridMultilevel"/>
    <w:tmpl w:val="CC02F7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1038D"/>
    <w:multiLevelType w:val="hybridMultilevel"/>
    <w:tmpl w:val="B94297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4149B"/>
    <w:multiLevelType w:val="hybridMultilevel"/>
    <w:tmpl w:val="853E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033DEB"/>
    <w:multiLevelType w:val="multilevel"/>
    <w:tmpl w:val="5886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BC30E1"/>
    <w:multiLevelType w:val="hybridMultilevel"/>
    <w:tmpl w:val="E69EF4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636A0"/>
    <w:multiLevelType w:val="hybridMultilevel"/>
    <w:tmpl w:val="A1301D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409F0"/>
    <w:multiLevelType w:val="hybridMultilevel"/>
    <w:tmpl w:val="848ED460"/>
    <w:lvl w:ilvl="0" w:tplc="956242B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8" w15:restartNumberingAfterBreak="0">
    <w:nsid w:val="69D720EC"/>
    <w:multiLevelType w:val="hybridMultilevel"/>
    <w:tmpl w:val="7D36E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D5397"/>
    <w:multiLevelType w:val="hybridMultilevel"/>
    <w:tmpl w:val="180A9AD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0" w15:restartNumberingAfterBreak="0">
    <w:nsid w:val="6C223433"/>
    <w:multiLevelType w:val="hybridMultilevel"/>
    <w:tmpl w:val="853A8D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8722A"/>
    <w:multiLevelType w:val="hybridMultilevel"/>
    <w:tmpl w:val="13BA2E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262CFA"/>
    <w:multiLevelType w:val="hybridMultilevel"/>
    <w:tmpl w:val="6C963782"/>
    <w:lvl w:ilvl="0" w:tplc="23A606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A7E144E"/>
    <w:multiLevelType w:val="hybridMultilevel"/>
    <w:tmpl w:val="6A8AD018"/>
    <w:lvl w:ilvl="0" w:tplc="04090005">
      <w:start w:val="1"/>
      <w:numFmt w:val="bullet"/>
      <w:lvlText w:val="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5"/>
  </w:num>
  <w:num w:numId="4">
    <w:abstractNumId w:val="19"/>
  </w:num>
  <w:num w:numId="5">
    <w:abstractNumId w:val="0"/>
  </w:num>
  <w:num w:numId="6">
    <w:abstractNumId w:val="6"/>
  </w:num>
  <w:num w:numId="7">
    <w:abstractNumId w:val="31"/>
  </w:num>
  <w:num w:numId="8">
    <w:abstractNumId w:val="20"/>
  </w:num>
  <w:num w:numId="9">
    <w:abstractNumId w:val="17"/>
  </w:num>
  <w:num w:numId="10">
    <w:abstractNumId w:val="22"/>
  </w:num>
  <w:num w:numId="11">
    <w:abstractNumId w:val="1"/>
  </w:num>
  <w:num w:numId="12">
    <w:abstractNumId w:val="25"/>
  </w:num>
  <w:num w:numId="13">
    <w:abstractNumId w:val="18"/>
  </w:num>
  <w:num w:numId="14">
    <w:abstractNumId w:val="26"/>
  </w:num>
  <w:num w:numId="15">
    <w:abstractNumId w:val="16"/>
  </w:num>
  <w:num w:numId="16">
    <w:abstractNumId w:val="8"/>
  </w:num>
  <w:num w:numId="17">
    <w:abstractNumId w:val="5"/>
  </w:num>
  <w:num w:numId="18">
    <w:abstractNumId w:val="7"/>
  </w:num>
  <w:num w:numId="19">
    <w:abstractNumId w:val="2"/>
  </w:num>
  <w:num w:numId="20">
    <w:abstractNumId w:val="9"/>
  </w:num>
  <w:num w:numId="21">
    <w:abstractNumId w:val="21"/>
  </w:num>
  <w:num w:numId="22">
    <w:abstractNumId w:val="28"/>
  </w:num>
  <w:num w:numId="23">
    <w:abstractNumId w:val="29"/>
  </w:num>
  <w:num w:numId="24">
    <w:abstractNumId w:val="33"/>
  </w:num>
  <w:num w:numId="25">
    <w:abstractNumId w:val="13"/>
  </w:num>
  <w:num w:numId="26">
    <w:abstractNumId w:val="30"/>
  </w:num>
  <w:num w:numId="27">
    <w:abstractNumId w:val="4"/>
  </w:num>
  <w:num w:numId="28">
    <w:abstractNumId w:val="27"/>
  </w:num>
  <w:num w:numId="29">
    <w:abstractNumId w:val="3"/>
  </w:num>
  <w:num w:numId="30">
    <w:abstractNumId w:val="24"/>
  </w:num>
  <w:num w:numId="31">
    <w:abstractNumId w:val="23"/>
  </w:num>
  <w:num w:numId="32">
    <w:abstractNumId w:val="12"/>
  </w:num>
  <w:num w:numId="33">
    <w:abstractNumId w:val="11"/>
  </w:num>
  <w:num w:numId="34">
    <w:abstractNumId w:val="32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ohitashva Pandey (MFG)">
    <w15:presenceInfo w15:providerId="AD" w15:userId="S-1-5-21-57989841-616249376-1801674531-190958"/>
  </w15:person>
  <w15:person w15:author="Makkineni Lokesh (MAS)">
    <w15:presenceInfo w15:providerId="AD" w15:userId="S-1-5-21-57989841-616249376-1801674531-27344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raftWatermark" w:val="1"/>
  </w:docVars>
  <w:rsids>
    <w:rsidRoot w:val="00EC7BDC"/>
    <w:rsid w:val="00005CAB"/>
    <w:rsid w:val="00010CDE"/>
    <w:rsid w:val="000132DC"/>
    <w:rsid w:val="00014C05"/>
    <w:rsid w:val="00015650"/>
    <w:rsid w:val="00017810"/>
    <w:rsid w:val="00021055"/>
    <w:rsid w:val="0002256F"/>
    <w:rsid w:val="0002371B"/>
    <w:rsid w:val="0002791C"/>
    <w:rsid w:val="000331FB"/>
    <w:rsid w:val="00034A51"/>
    <w:rsid w:val="00037E18"/>
    <w:rsid w:val="00042D9B"/>
    <w:rsid w:val="00043C56"/>
    <w:rsid w:val="0004475C"/>
    <w:rsid w:val="000560DF"/>
    <w:rsid w:val="0006459C"/>
    <w:rsid w:val="00064B5D"/>
    <w:rsid w:val="00081405"/>
    <w:rsid w:val="0008365A"/>
    <w:rsid w:val="00084BA1"/>
    <w:rsid w:val="0008511B"/>
    <w:rsid w:val="000861DE"/>
    <w:rsid w:val="00090110"/>
    <w:rsid w:val="000915F9"/>
    <w:rsid w:val="00093BBC"/>
    <w:rsid w:val="00096C18"/>
    <w:rsid w:val="000975F3"/>
    <w:rsid w:val="00097701"/>
    <w:rsid w:val="000B02CA"/>
    <w:rsid w:val="000C0F32"/>
    <w:rsid w:val="000C7004"/>
    <w:rsid w:val="000D5F26"/>
    <w:rsid w:val="000E03F0"/>
    <w:rsid w:val="000E10F3"/>
    <w:rsid w:val="000E37C4"/>
    <w:rsid w:val="000E6725"/>
    <w:rsid w:val="000F0A16"/>
    <w:rsid w:val="000F32DE"/>
    <w:rsid w:val="000F3620"/>
    <w:rsid w:val="000F3B34"/>
    <w:rsid w:val="000F429B"/>
    <w:rsid w:val="000F65ED"/>
    <w:rsid w:val="00106F2F"/>
    <w:rsid w:val="00106F44"/>
    <w:rsid w:val="00106FBC"/>
    <w:rsid w:val="00114274"/>
    <w:rsid w:val="00130A70"/>
    <w:rsid w:val="0013425B"/>
    <w:rsid w:val="0013754F"/>
    <w:rsid w:val="001436A8"/>
    <w:rsid w:val="001472B8"/>
    <w:rsid w:val="001555EC"/>
    <w:rsid w:val="00161E00"/>
    <w:rsid w:val="001653A3"/>
    <w:rsid w:val="00167460"/>
    <w:rsid w:val="00171B00"/>
    <w:rsid w:val="001734AC"/>
    <w:rsid w:val="001740E0"/>
    <w:rsid w:val="00176906"/>
    <w:rsid w:val="00194132"/>
    <w:rsid w:val="00197485"/>
    <w:rsid w:val="001A1175"/>
    <w:rsid w:val="001A284D"/>
    <w:rsid w:val="001C026B"/>
    <w:rsid w:val="001C3E7B"/>
    <w:rsid w:val="001C4E6E"/>
    <w:rsid w:val="001D71DA"/>
    <w:rsid w:val="001F13DB"/>
    <w:rsid w:val="001F3E8C"/>
    <w:rsid w:val="002005D7"/>
    <w:rsid w:val="00203752"/>
    <w:rsid w:val="0020591E"/>
    <w:rsid w:val="002221D1"/>
    <w:rsid w:val="00222249"/>
    <w:rsid w:val="00223E2D"/>
    <w:rsid w:val="00231531"/>
    <w:rsid w:val="00240A33"/>
    <w:rsid w:val="00242700"/>
    <w:rsid w:val="00251904"/>
    <w:rsid w:val="00255419"/>
    <w:rsid w:val="00262D44"/>
    <w:rsid w:val="00264A1A"/>
    <w:rsid w:val="00265ED6"/>
    <w:rsid w:val="002821EB"/>
    <w:rsid w:val="00284ECA"/>
    <w:rsid w:val="00290B5B"/>
    <w:rsid w:val="002944FF"/>
    <w:rsid w:val="00295094"/>
    <w:rsid w:val="00296B4F"/>
    <w:rsid w:val="0029714A"/>
    <w:rsid w:val="002A4799"/>
    <w:rsid w:val="002A602A"/>
    <w:rsid w:val="002A6EF1"/>
    <w:rsid w:val="002B12BA"/>
    <w:rsid w:val="002B5F99"/>
    <w:rsid w:val="002C1132"/>
    <w:rsid w:val="002F1F17"/>
    <w:rsid w:val="003054F8"/>
    <w:rsid w:val="0030665A"/>
    <w:rsid w:val="003116E7"/>
    <w:rsid w:val="00312C6D"/>
    <w:rsid w:val="00313079"/>
    <w:rsid w:val="0031607E"/>
    <w:rsid w:val="00316580"/>
    <w:rsid w:val="003267F5"/>
    <w:rsid w:val="00341365"/>
    <w:rsid w:val="0034413B"/>
    <w:rsid w:val="00344D73"/>
    <w:rsid w:val="003466F8"/>
    <w:rsid w:val="00360423"/>
    <w:rsid w:val="0036185B"/>
    <w:rsid w:val="003729AB"/>
    <w:rsid w:val="003737D5"/>
    <w:rsid w:val="00383347"/>
    <w:rsid w:val="0038614C"/>
    <w:rsid w:val="00392294"/>
    <w:rsid w:val="0039443F"/>
    <w:rsid w:val="00394C5D"/>
    <w:rsid w:val="00397992"/>
    <w:rsid w:val="003A3BBF"/>
    <w:rsid w:val="003C2181"/>
    <w:rsid w:val="003D28BD"/>
    <w:rsid w:val="003E0C5F"/>
    <w:rsid w:val="003E3FC4"/>
    <w:rsid w:val="003E7CB6"/>
    <w:rsid w:val="003F0CB9"/>
    <w:rsid w:val="003F418B"/>
    <w:rsid w:val="003F6626"/>
    <w:rsid w:val="00401DE4"/>
    <w:rsid w:val="00414107"/>
    <w:rsid w:val="00415A5A"/>
    <w:rsid w:val="00416885"/>
    <w:rsid w:val="004303D5"/>
    <w:rsid w:val="004317F0"/>
    <w:rsid w:val="0043463F"/>
    <w:rsid w:val="00436232"/>
    <w:rsid w:val="00437DDB"/>
    <w:rsid w:val="0044747C"/>
    <w:rsid w:val="004504E8"/>
    <w:rsid w:val="004628C5"/>
    <w:rsid w:val="0046332E"/>
    <w:rsid w:val="00475E6D"/>
    <w:rsid w:val="004834AE"/>
    <w:rsid w:val="00483A88"/>
    <w:rsid w:val="00486646"/>
    <w:rsid w:val="00491199"/>
    <w:rsid w:val="004972C3"/>
    <w:rsid w:val="004A4CDD"/>
    <w:rsid w:val="004A57CB"/>
    <w:rsid w:val="004B16A2"/>
    <w:rsid w:val="004B2929"/>
    <w:rsid w:val="004B7130"/>
    <w:rsid w:val="004B71A4"/>
    <w:rsid w:val="004D1040"/>
    <w:rsid w:val="004D1929"/>
    <w:rsid w:val="004E4B54"/>
    <w:rsid w:val="004F20BC"/>
    <w:rsid w:val="004F2CF5"/>
    <w:rsid w:val="005018FD"/>
    <w:rsid w:val="00504D73"/>
    <w:rsid w:val="00506E8E"/>
    <w:rsid w:val="00511447"/>
    <w:rsid w:val="005168A5"/>
    <w:rsid w:val="005204CF"/>
    <w:rsid w:val="005336F9"/>
    <w:rsid w:val="00535501"/>
    <w:rsid w:val="00535A63"/>
    <w:rsid w:val="005457D2"/>
    <w:rsid w:val="00557AF5"/>
    <w:rsid w:val="005739BC"/>
    <w:rsid w:val="00576F6F"/>
    <w:rsid w:val="00580A80"/>
    <w:rsid w:val="00581ED7"/>
    <w:rsid w:val="005843E2"/>
    <w:rsid w:val="005948F9"/>
    <w:rsid w:val="005A3650"/>
    <w:rsid w:val="005A6FB5"/>
    <w:rsid w:val="005B289E"/>
    <w:rsid w:val="005B4AD0"/>
    <w:rsid w:val="005B6FE4"/>
    <w:rsid w:val="005C45B1"/>
    <w:rsid w:val="005C55FB"/>
    <w:rsid w:val="005D32BC"/>
    <w:rsid w:val="005D371A"/>
    <w:rsid w:val="005D3A5C"/>
    <w:rsid w:val="005D70D3"/>
    <w:rsid w:val="005E28D1"/>
    <w:rsid w:val="005E4E98"/>
    <w:rsid w:val="005F15FE"/>
    <w:rsid w:val="005F16C5"/>
    <w:rsid w:val="005F25EB"/>
    <w:rsid w:val="005F5F42"/>
    <w:rsid w:val="005F6C3A"/>
    <w:rsid w:val="005F6F2B"/>
    <w:rsid w:val="0060358E"/>
    <w:rsid w:val="00604989"/>
    <w:rsid w:val="00615265"/>
    <w:rsid w:val="00634B1D"/>
    <w:rsid w:val="00634E68"/>
    <w:rsid w:val="006359AF"/>
    <w:rsid w:val="00636071"/>
    <w:rsid w:val="006407A2"/>
    <w:rsid w:val="0064283F"/>
    <w:rsid w:val="00650410"/>
    <w:rsid w:val="006509ED"/>
    <w:rsid w:val="006515BB"/>
    <w:rsid w:val="006546EA"/>
    <w:rsid w:val="00661F35"/>
    <w:rsid w:val="00663F38"/>
    <w:rsid w:val="006705BB"/>
    <w:rsid w:val="00692CC1"/>
    <w:rsid w:val="006A2CEB"/>
    <w:rsid w:val="006A7AE2"/>
    <w:rsid w:val="006B1F25"/>
    <w:rsid w:val="006B3BA8"/>
    <w:rsid w:val="006B4383"/>
    <w:rsid w:val="006B4B82"/>
    <w:rsid w:val="006C7392"/>
    <w:rsid w:val="006D0FE9"/>
    <w:rsid w:val="006D6089"/>
    <w:rsid w:val="006E6410"/>
    <w:rsid w:val="006F05FC"/>
    <w:rsid w:val="006F0962"/>
    <w:rsid w:val="006F097B"/>
    <w:rsid w:val="006F708E"/>
    <w:rsid w:val="006F7D39"/>
    <w:rsid w:val="00704BC4"/>
    <w:rsid w:val="00705989"/>
    <w:rsid w:val="007109C8"/>
    <w:rsid w:val="00716919"/>
    <w:rsid w:val="007304A3"/>
    <w:rsid w:val="00730FF5"/>
    <w:rsid w:val="007376E2"/>
    <w:rsid w:val="00746C4E"/>
    <w:rsid w:val="00753394"/>
    <w:rsid w:val="00753FF1"/>
    <w:rsid w:val="00754FFF"/>
    <w:rsid w:val="007562CC"/>
    <w:rsid w:val="00761386"/>
    <w:rsid w:val="00762600"/>
    <w:rsid w:val="0076714C"/>
    <w:rsid w:val="00774211"/>
    <w:rsid w:val="00775EA6"/>
    <w:rsid w:val="00785575"/>
    <w:rsid w:val="00796294"/>
    <w:rsid w:val="007A0254"/>
    <w:rsid w:val="007A12EC"/>
    <w:rsid w:val="007A1DCE"/>
    <w:rsid w:val="007A6AE4"/>
    <w:rsid w:val="007A7B52"/>
    <w:rsid w:val="007C1031"/>
    <w:rsid w:val="007C3678"/>
    <w:rsid w:val="007C72AA"/>
    <w:rsid w:val="007D18C8"/>
    <w:rsid w:val="007E0955"/>
    <w:rsid w:val="007F029A"/>
    <w:rsid w:val="007F17A8"/>
    <w:rsid w:val="007F1DA0"/>
    <w:rsid w:val="007F1DAA"/>
    <w:rsid w:val="007F4D2B"/>
    <w:rsid w:val="007F5918"/>
    <w:rsid w:val="007F7AF1"/>
    <w:rsid w:val="00801786"/>
    <w:rsid w:val="008017EA"/>
    <w:rsid w:val="00803EE2"/>
    <w:rsid w:val="00803FFC"/>
    <w:rsid w:val="008222EB"/>
    <w:rsid w:val="008244C7"/>
    <w:rsid w:val="00833F1A"/>
    <w:rsid w:val="00841F7D"/>
    <w:rsid w:val="0084721A"/>
    <w:rsid w:val="00850C65"/>
    <w:rsid w:val="0085204F"/>
    <w:rsid w:val="00855B75"/>
    <w:rsid w:val="00861638"/>
    <w:rsid w:val="0086542C"/>
    <w:rsid w:val="008661B6"/>
    <w:rsid w:val="00867D43"/>
    <w:rsid w:val="00873D62"/>
    <w:rsid w:val="00877257"/>
    <w:rsid w:val="00880A59"/>
    <w:rsid w:val="0088612D"/>
    <w:rsid w:val="00886DA4"/>
    <w:rsid w:val="0089485C"/>
    <w:rsid w:val="008949F3"/>
    <w:rsid w:val="0089688F"/>
    <w:rsid w:val="00897951"/>
    <w:rsid w:val="00897F60"/>
    <w:rsid w:val="008A56DA"/>
    <w:rsid w:val="008B41A7"/>
    <w:rsid w:val="008B708B"/>
    <w:rsid w:val="008B70A5"/>
    <w:rsid w:val="008C6AF0"/>
    <w:rsid w:val="008D4DDB"/>
    <w:rsid w:val="008D6058"/>
    <w:rsid w:val="008D631B"/>
    <w:rsid w:val="008D6C39"/>
    <w:rsid w:val="008E01A9"/>
    <w:rsid w:val="008E65B9"/>
    <w:rsid w:val="008F0968"/>
    <w:rsid w:val="009000BC"/>
    <w:rsid w:val="009017FE"/>
    <w:rsid w:val="0090477B"/>
    <w:rsid w:val="00906237"/>
    <w:rsid w:val="00906E3B"/>
    <w:rsid w:val="0092249E"/>
    <w:rsid w:val="00924431"/>
    <w:rsid w:val="00933575"/>
    <w:rsid w:val="0093468B"/>
    <w:rsid w:val="00943CE0"/>
    <w:rsid w:val="00950D08"/>
    <w:rsid w:val="00956D9E"/>
    <w:rsid w:val="00973533"/>
    <w:rsid w:val="009741B1"/>
    <w:rsid w:val="00985B9A"/>
    <w:rsid w:val="00993337"/>
    <w:rsid w:val="00996D77"/>
    <w:rsid w:val="00996F67"/>
    <w:rsid w:val="009A3669"/>
    <w:rsid w:val="009B505F"/>
    <w:rsid w:val="009C14BC"/>
    <w:rsid w:val="009C2E18"/>
    <w:rsid w:val="009C43C3"/>
    <w:rsid w:val="009C65FF"/>
    <w:rsid w:val="009D02AC"/>
    <w:rsid w:val="009D1F45"/>
    <w:rsid w:val="009D6082"/>
    <w:rsid w:val="009D623A"/>
    <w:rsid w:val="009E027C"/>
    <w:rsid w:val="009E4D8D"/>
    <w:rsid w:val="00A01B05"/>
    <w:rsid w:val="00A03759"/>
    <w:rsid w:val="00A03D47"/>
    <w:rsid w:val="00A041F6"/>
    <w:rsid w:val="00A34260"/>
    <w:rsid w:val="00A525C5"/>
    <w:rsid w:val="00A63FE6"/>
    <w:rsid w:val="00A72E83"/>
    <w:rsid w:val="00A83F3B"/>
    <w:rsid w:val="00A93C70"/>
    <w:rsid w:val="00A94928"/>
    <w:rsid w:val="00AA33CD"/>
    <w:rsid w:val="00AA3907"/>
    <w:rsid w:val="00AA4F02"/>
    <w:rsid w:val="00AB7800"/>
    <w:rsid w:val="00AC2621"/>
    <w:rsid w:val="00AC31A6"/>
    <w:rsid w:val="00AD7A3B"/>
    <w:rsid w:val="00AE1A70"/>
    <w:rsid w:val="00AE29A6"/>
    <w:rsid w:val="00AE6801"/>
    <w:rsid w:val="00AF2782"/>
    <w:rsid w:val="00B02A64"/>
    <w:rsid w:val="00B068B9"/>
    <w:rsid w:val="00B125C0"/>
    <w:rsid w:val="00B12A36"/>
    <w:rsid w:val="00B1470F"/>
    <w:rsid w:val="00B25F4C"/>
    <w:rsid w:val="00B2710F"/>
    <w:rsid w:val="00B40E82"/>
    <w:rsid w:val="00B46358"/>
    <w:rsid w:val="00B467AF"/>
    <w:rsid w:val="00B46E82"/>
    <w:rsid w:val="00B4744A"/>
    <w:rsid w:val="00B560E8"/>
    <w:rsid w:val="00B60316"/>
    <w:rsid w:val="00B60CAA"/>
    <w:rsid w:val="00B60FFB"/>
    <w:rsid w:val="00B73CCE"/>
    <w:rsid w:val="00B77DA2"/>
    <w:rsid w:val="00B9448B"/>
    <w:rsid w:val="00BA0D0A"/>
    <w:rsid w:val="00BB018F"/>
    <w:rsid w:val="00BC1E20"/>
    <w:rsid w:val="00BC51B1"/>
    <w:rsid w:val="00BE0B65"/>
    <w:rsid w:val="00BF1EAE"/>
    <w:rsid w:val="00C05D6E"/>
    <w:rsid w:val="00C12C6B"/>
    <w:rsid w:val="00C13FE0"/>
    <w:rsid w:val="00C1537B"/>
    <w:rsid w:val="00C270BA"/>
    <w:rsid w:val="00C27CC0"/>
    <w:rsid w:val="00C30B38"/>
    <w:rsid w:val="00C317CE"/>
    <w:rsid w:val="00C31DEF"/>
    <w:rsid w:val="00C335E3"/>
    <w:rsid w:val="00C337BF"/>
    <w:rsid w:val="00C407C4"/>
    <w:rsid w:val="00C40D83"/>
    <w:rsid w:val="00C5051F"/>
    <w:rsid w:val="00C527B0"/>
    <w:rsid w:val="00C57AD5"/>
    <w:rsid w:val="00C75D3F"/>
    <w:rsid w:val="00C76F45"/>
    <w:rsid w:val="00C91FA6"/>
    <w:rsid w:val="00CB4A8C"/>
    <w:rsid w:val="00CB7B97"/>
    <w:rsid w:val="00CC0C15"/>
    <w:rsid w:val="00CC2470"/>
    <w:rsid w:val="00CC301C"/>
    <w:rsid w:val="00CE0878"/>
    <w:rsid w:val="00CE29B2"/>
    <w:rsid w:val="00CE6A64"/>
    <w:rsid w:val="00CF1250"/>
    <w:rsid w:val="00D03B4D"/>
    <w:rsid w:val="00D06F26"/>
    <w:rsid w:val="00D132A9"/>
    <w:rsid w:val="00D1442B"/>
    <w:rsid w:val="00D24183"/>
    <w:rsid w:val="00D43005"/>
    <w:rsid w:val="00D50FCF"/>
    <w:rsid w:val="00D606CC"/>
    <w:rsid w:val="00D61A1F"/>
    <w:rsid w:val="00D67FF7"/>
    <w:rsid w:val="00D75391"/>
    <w:rsid w:val="00D75402"/>
    <w:rsid w:val="00D81BC2"/>
    <w:rsid w:val="00D91EAB"/>
    <w:rsid w:val="00D929D6"/>
    <w:rsid w:val="00D94F91"/>
    <w:rsid w:val="00D9517E"/>
    <w:rsid w:val="00DA47ED"/>
    <w:rsid w:val="00DA57C1"/>
    <w:rsid w:val="00DA5AB1"/>
    <w:rsid w:val="00DB3897"/>
    <w:rsid w:val="00DC1028"/>
    <w:rsid w:val="00DC2274"/>
    <w:rsid w:val="00DD0E10"/>
    <w:rsid w:val="00DD4B39"/>
    <w:rsid w:val="00DD5690"/>
    <w:rsid w:val="00DE1BC9"/>
    <w:rsid w:val="00DE29AC"/>
    <w:rsid w:val="00DF1283"/>
    <w:rsid w:val="00DF2931"/>
    <w:rsid w:val="00E0215C"/>
    <w:rsid w:val="00E02BDF"/>
    <w:rsid w:val="00E113F8"/>
    <w:rsid w:val="00E12B39"/>
    <w:rsid w:val="00E13031"/>
    <w:rsid w:val="00E157F0"/>
    <w:rsid w:val="00E22E2F"/>
    <w:rsid w:val="00E25408"/>
    <w:rsid w:val="00E25DFF"/>
    <w:rsid w:val="00E26071"/>
    <w:rsid w:val="00E32A2E"/>
    <w:rsid w:val="00E34F3C"/>
    <w:rsid w:val="00E5104F"/>
    <w:rsid w:val="00E51B07"/>
    <w:rsid w:val="00E52F23"/>
    <w:rsid w:val="00E576DC"/>
    <w:rsid w:val="00E57A3A"/>
    <w:rsid w:val="00E57EBE"/>
    <w:rsid w:val="00E57F64"/>
    <w:rsid w:val="00E70236"/>
    <w:rsid w:val="00E70B5A"/>
    <w:rsid w:val="00E7120A"/>
    <w:rsid w:val="00E83C4B"/>
    <w:rsid w:val="00E83F50"/>
    <w:rsid w:val="00E92E49"/>
    <w:rsid w:val="00E9636C"/>
    <w:rsid w:val="00EA1B45"/>
    <w:rsid w:val="00EA40BA"/>
    <w:rsid w:val="00EA7B8C"/>
    <w:rsid w:val="00EC1AF1"/>
    <w:rsid w:val="00EC1DB5"/>
    <w:rsid w:val="00EC7BDC"/>
    <w:rsid w:val="00EE5A44"/>
    <w:rsid w:val="00EF183B"/>
    <w:rsid w:val="00EF28ED"/>
    <w:rsid w:val="00EF58AF"/>
    <w:rsid w:val="00EF72D6"/>
    <w:rsid w:val="00F01965"/>
    <w:rsid w:val="00F02646"/>
    <w:rsid w:val="00F05890"/>
    <w:rsid w:val="00F11616"/>
    <w:rsid w:val="00F117AC"/>
    <w:rsid w:val="00F21E59"/>
    <w:rsid w:val="00F22A86"/>
    <w:rsid w:val="00F306BB"/>
    <w:rsid w:val="00F37A1A"/>
    <w:rsid w:val="00F4114C"/>
    <w:rsid w:val="00F41B8B"/>
    <w:rsid w:val="00F42B9B"/>
    <w:rsid w:val="00F52C59"/>
    <w:rsid w:val="00F55363"/>
    <w:rsid w:val="00F5583D"/>
    <w:rsid w:val="00F60D2F"/>
    <w:rsid w:val="00F64502"/>
    <w:rsid w:val="00F72778"/>
    <w:rsid w:val="00F755A7"/>
    <w:rsid w:val="00F75865"/>
    <w:rsid w:val="00F84DB5"/>
    <w:rsid w:val="00FA6C98"/>
    <w:rsid w:val="00FB1E1B"/>
    <w:rsid w:val="00FB408C"/>
    <w:rsid w:val="00FB728D"/>
    <w:rsid w:val="00FC2CD0"/>
    <w:rsid w:val="00FD1C75"/>
    <w:rsid w:val="00FD2FB6"/>
    <w:rsid w:val="00FE64EE"/>
    <w:rsid w:val="00F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656AF9"/>
  <w15:docId w15:val="{721B1A85-8201-4255-8D74-102BF8C8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B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B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EC7BDC"/>
    <w:pPr>
      <w:widowControl w:val="0"/>
      <w:spacing w:after="0" w:line="240" w:lineRule="auto"/>
      <w:ind w:left="1184" w:hanging="989"/>
      <w:outlineLvl w:val="2"/>
    </w:pPr>
    <w:rPr>
      <w:rFonts w:ascii="Calibri" w:eastAsia="Calibri" w:hAnsi="Calibri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DC"/>
  </w:style>
  <w:style w:type="paragraph" w:styleId="Footer">
    <w:name w:val="footer"/>
    <w:basedOn w:val="Normal"/>
    <w:link w:val="FooterChar"/>
    <w:uiPriority w:val="99"/>
    <w:unhideWhenUsed/>
    <w:rsid w:val="00EC7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DC"/>
  </w:style>
  <w:style w:type="character" w:customStyle="1" w:styleId="Heading3Char">
    <w:name w:val="Heading 3 Char"/>
    <w:basedOn w:val="DefaultParagraphFont"/>
    <w:link w:val="Heading3"/>
    <w:uiPriority w:val="1"/>
    <w:rsid w:val="00EC7BDC"/>
    <w:rPr>
      <w:rFonts w:ascii="Calibri" w:eastAsia="Calibri" w:hAnsi="Calibri"/>
      <w:b/>
      <w:bCs/>
      <w:i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C7BDC"/>
    <w:pPr>
      <w:widowControl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C7B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7B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C7B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4136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rsid w:val="00B125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25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5C0"/>
    <w:rPr>
      <w:rFonts w:ascii="Segoe UI" w:hAnsi="Segoe UI" w:cs="Segoe UI"/>
      <w:sz w:val="18"/>
      <w:szCs w:val="18"/>
    </w:rPr>
  </w:style>
  <w:style w:type="paragraph" w:customStyle="1" w:styleId="tabletop">
    <w:name w:val="tabletop"/>
    <w:autoRedefine/>
    <w:rsid w:val="002A4799"/>
    <w:pPr>
      <w:tabs>
        <w:tab w:val="center" w:pos="4515"/>
        <w:tab w:val="right" w:pos="9031"/>
      </w:tabs>
      <w:spacing w:after="0" w:line="240" w:lineRule="auto"/>
      <w:jc w:val="center"/>
    </w:pPr>
    <w:rPr>
      <w:rFonts w:eastAsia="Times New Roman" w:cstheme="minorHAnsi"/>
      <w:b/>
      <w:sz w:val="20"/>
      <w:szCs w:val="20"/>
    </w:rPr>
  </w:style>
  <w:style w:type="paragraph" w:styleId="PlainText">
    <w:name w:val="Plain Text"/>
    <w:link w:val="PlainTextChar"/>
    <w:rsid w:val="00EC1AF1"/>
    <w:pPr>
      <w:spacing w:after="0" w:line="240" w:lineRule="auto"/>
    </w:pPr>
    <w:rPr>
      <w:rFonts w:ascii="Times New Roman" w:eastAsia="Times New Roman" w:hAnsi="Times New Roman" w:cs="Courier New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rsid w:val="00EC1AF1"/>
    <w:rPr>
      <w:rFonts w:ascii="Times New Roman" w:eastAsia="Times New Roman" w:hAnsi="Times New Roman" w:cs="Courier New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C4E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4E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4E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4E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4E6E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A12E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A12E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D43005"/>
    <w:pPr>
      <w:tabs>
        <w:tab w:val="left" w:pos="440"/>
        <w:tab w:val="right" w:leader="dot" w:pos="9350"/>
      </w:tabs>
      <w:spacing w:after="100"/>
    </w:pPr>
    <w:rPr>
      <w:b/>
      <w:caps/>
      <w:noProof/>
      <w:color w:val="FF0000"/>
      <w:spacing w:val="-1"/>
    </w:rPr>
  </w:style>
  <w:style w:type="character" w:styleId="Hyperlink">
    <w:name w:val="Hyperlink"/>
    <w:basedOn w:val="DefaultParagraphFont"/>
    <w:uiPriority w:val="99"/>
    <w:unhideWhenUsed/>
    <w:rsid w:val="007A12E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3E2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C1DB5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944FF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46332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33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DFF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486646"/>
  </w:style>
  <w:style w:type="character" w:customStyle="1" w:styleId="spellingerror">
    <w:name w:val="spellingerror"/>
    <w:basedOn w:val="DefaultParagraphFont"/>
    <w:rsid w:val="00486646"/>
  </w:style>
  <w:style w:type="character" w:customStyle="1" w:styleId="eop">
    <w:name w:val="eop"/>
    <w:basedOn w:val="DefaultParagraphFont"/>
    <w:rsid w:val="00486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4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E99"/>
    <w:rsid w:val="00193D0A"/>
    <w:rsid w:val="0064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8540F089AE4972A78669FDB3ED09E6">
    <w:name w:val="488540F089AE4972A78669FDB3ED09E6"/>
    <w:rsid w:val="00640E99"/>
  </w:style>
  <w:style w:type="paragraph" w:customStyle="1" w:styleId="3264282840C049F4BDEBD93C42AB0E8B">
    <w:name w:val="3264282840C049F4BDEBD93C42AB0E8B"/>
    <w:rsid w:val="00640E99"/>
  </w:style>
  <w:style w:type="paragraph" w:customStyle="1" w:styleId="2B291A6816B24A14929F41D850B92306">
    <w:name w:val="2B291A6816B24A14929F41D850B92306"/>
    <w:rsid w:val="00640E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A968025509B4893FFF3B30FB28CE0" ma:contentTypeVersion="0" ma:contentTypeDescription="Create a new document." ma:contentTypeScope="" ma:versionID="726a5ec6c5a720d7d914be8d283e986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a8f373224fbc893eda6cdc14dbdd61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726E6-7A5A-4F20-AEF6-5899691229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E29227-5D1F-4892-90C8-F6FA615B5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C189D6-E011-4E7F-80C6-A81E42FE86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5BDA757-C05C-48AE-9DC4-093E06F11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19</Pages>
  <Words>2532</Words>
  <Characters>14437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KPMG</dc:creator>
  <cp:keywords/>
  <dc:description/>
  <cp:lastModifiedBy>Makkineni Lokesh (MAS)</cp:lastModifiedBy>
  <cp:revision>21</cp:revision>
  <dcterms:created xsi:type="dcterms:W3CDTF">2019-09-25T07:57:00Z</dcterms:created>
  <dcterms:modified xsi:type="dcterms:W3CDTF">2019-09-25T09:47:00Z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Owner">
    <vt:lpwstr>rohitpan@wipro.com</vt:lpwstr>
  </property>
  <property fmtid="{D5CDD505-2E9C-101B-9397-08002B2CF9AE}" pid="5" name="MSIP_Label_b9a70571-31c6-4603-80c1-ef2fb871a62a_SetDate">
    <vt:lpwstr>2019-01-15T14:44:40.7147117Z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Application">
    <vt:lpwstr>Microsoft Azure Information Protection</vt:lpwstr>
  </property>
  <property fmtid="{D5CDD505-2E9C-101B-9397-08002B2CF9AE}" pid="8" name="MSIP_Label_b9a70571-31c6-4603-80c1-ef2fb871a62a_Extended_MSFT_Method">
    <vt:lpwstr>Automatic</vt:lpwstr>
  </property>
  <property fmtid="{D5CDD505-2E9C-101B-9397-08002B2CF9AE}" pid="9" name="Sensitivity">
    <vt:lpwstr>Internal and Restricted</vt:lpwstr>
  </property>
  <property fmtid="{D5CDD505-2E9C-101B-9397-08002B2CF9AE}" pid="10" name="ContentTypeId">
    <vt:lpwstr>0x010100427A968025509B4893FFF3B30FB28CE0</vt:lpwstr>
  </property>
</Properties>
</file>